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332B53" w14:textId="196BEB0A" w:rsidR="002A76C5" w:rsidRDefault="00637211" w:rsidP="00CB234F">
      <w:r>
        <w:t>“A spatial framework for multifunctional agricultural landscape transformation”</w:t>
      </w:r>
    </w:p>
    <w:p w14:paraId="5C24A4C4" w14:textId="24D9B77B" w:rsidR="00847C08" w:rsidRDefault="00847C08" w:rsidP="00CB234F">
      <w:r>
        <w:t>“</w:t>
      </w:r>
      <w:r w:rsidRPr="00847C08">
        <w:t>Implications for systematic conservation and bioeconomic planning</w:t>
      </w:r>
      <w:r>
        <w:t>”</w:t>
      </w:r>
    </w:p>
    <w:p w14:paraId="4F60BC7B" w14:textId="4E8C3A8D" w:rsidR="00DF51C9" w:rsidRDefault="00DF51C9" w:rsidP="00CB234F">
      <w:r>
        <w:t>“</w:t>
      </w:r>
      <w:r w:rsidRPr="00DF51C9">
        <w:t xml:space="preserve">A Spatial Framework for Multifunctional Agricultural Landscape Transformation and </w:t>
      </w:r>
      <w:commentRangeStart w:id="0"/>
      <w:r w:rsidRPr="00DF51C9">
        <w:t>Bioenergy</w:t>
      </w:r>
      <w:commentRangeEnd w:id="0"/>
      <w:r w:rsidR="00521010">
        <w:rPr>
          <w:rStyle w:val="CommentReference"/>
        </w:rPr>
        <w:commentReference w:id="0"/>
      </w:r>
      <w:r w:rsidRPr="00DF51C9">
        <w:t>-Integrated Watershed Planning</w:t>
      </w:r>
      <w:r>
        <w:t>”</w:t>
      </w:r>
    </w:p>
    <w:p w14:paraId="74AF0C4F" w14:textId="00B3F715" w:rsidR="00DF51C9" w:rsidRDefault="00DF51C9" w:rsidP="00CB234F">
      <w:r>
        <w:t>“</w:t>
      </w:r>
      <w:r w:rsidRPr="00DF51C9">
        <w:t>A Spatial Framework for Multifunctional Agricultural Landscape Transformation and Watershed Planning Archetypes</w:t>
      </w:r>
      <w:r>
        <w:t>”</w:t>
      </w:r>
    </w:p>
    <w:p w14:paraId="1839E508" w14:textId="77777777" w:rsidR="002A76C5" w:rsidRDefault="002A76C5" w:rsidP="00CB234F"/>
    <w:p w14:paraId="6A5A0043" w14:textId="732B2A9D" w:rsidR="00B36E1E" w:rsidRDefault="00B36E1E" w:rsidP="00CB234F">
      <w:r>
        <w:t>ABSRACT</w:t>
      </w:r>
    </w:p>
    <w:p w14:paraId="746E114F" w14:textId="77777777" w:rsidR="00B36E1E" w:rsidRDefault="00B36E1E" w:rsidP="00CB234F"/>
    <w:p w14:paraId="7E49B5AF" w14:textId="77777777" w:rsidR="00B36E1E" w:rsidRDefault="00B36E1E" w:rsidP="00CB234F"/>
    <w:p w14:paraId="67F68A39" w14:textId="79038CB5" w:rsidR="00026D05" w:rsidRPr="00AC57FA" w:rsidRDefault="006008FF" w:rsidP="00AC57FA">
      <w:pPr>
        <w:rPr>
          <w:b/>
          <w:bCs/>
        </w:rPr>
      </w:pPr>
      <w:r>
        <w:br w:type="page"/>
      </w:r>
      <w:bookmarkStart w:id="1" w:name="_Hlk240892693"/>
      <w:r w:rsidR="2297D9C3" w:rsidRPr="00AC57FA">
        <w:rPr>
          <w:b/>
          <w:bCs/>
        </w:rPr>
        <w:lastRenderedPageBreak/>
        <w:t>Introduction</w:t>
      </w:r>
    </w:p>
    <w:p w14:paraId="3F652BD4" w14:textId="089F4E4B" w:rsidR="00DE255A" w:rsidRPr="007B06A0" w:rsidRDefault="00026D05" w:rsidP="00360046">
      <w:pPr>
        <w:spacing w:line="480" w:lineRule="auto"/>
        <w:ind w:firstLine="720"/>
      </w:pPr>
      <w:r w:rsidRPr="00063A8B">
        <w:t xml:space="preserve">Agricultural landscapes across the U.S. Corn Belt </w:t>
      </w:r>
      <w:r w:rsidR="00DE255A">
        <w:t>face</w:t>
      </w:r>
      <w:r w:rsidRPr="00063A8B">
        <w:t xml:space="preserve"> increasing pressure to balance commodity production and renewable energy with </w:t>
      </w:r>
      <w:commentRangeStart w:id="2"/>
      <w:del w:id="3" w:author="Schulte Moore, Lisa A [NREM]" w:date="2026-09-27T06:12:00Z">
        <w:r w:rsidRPr="00063A8B" w:rsidDel="005772CB">
          <w:delText xml:space="preserve">water quality, </w:delText>
        </w:r>
      </w:del>
      <w:r w:rsidRPr="00063A8B">
        <w:t xml:space="preserve">soil health, </w:t>
      </w:r>
      <w:ins w:id="4" w:author="Schulte Moore, Lisa A [NREM]" w:date="2026-09-27T06:12:00Z">
        <w:r w:rsidR="005772CB" w:rsidRPr="00063A8B">
          <w:t>water quality</w:t>
        </w:r>
        <w:commentRangeEnd w:id="2"/>
        <w:r w:rsidR="005772CB">
          <w:rPr>
            <w:rStyle w:val="CommentReference"/>
          </w:rPr>
          <w:commentReference w:id="2"/>
        </w:r>
        <w:r w:rsidR="005772CB" w:rsidRPr="00063A8B">
          <w:t xml:space="preserve">, </w:t>
        </w:r>
      </w:ins>
      <w:r w:rsidRPr="00063A8B">
        <w:t xml:space="preserve">wildlife habitat, and greenhouse gas </w:t>
      </w:r>
      <w:r w:rsidR="007629DF">
        <w:t>(GHG) objectives</w:t>
      </w:r>
      <w:r w:rsidR="007629DF" w:rsidRPr="00063A8B">
        <w:t xml:space="preserve"> </w:t>
      </w:r>
      <w:r w:rsidRPr="00063A8B">
        <w:t xml:space="preserve">(Prokopy et al., 2020). In Iowa, multiple public and private entities </w:t>
      </w:r>
      <w:r w:rsidR="00DE255A">
        <w:t>pursue</w:t>
      </w:r>
      <w:r w:rsidRPr="00063A8B">
        <w:t xml:space="preserve"> solutions t</w:t>
      </w:r>
      <w:r w:rsidR="00DE255A">
        <w:t xml:space="preserve">hrough </w:t>
      </w:r>
      <w:r w:rsidR="00DE255A" w:rsidRPr="007B06A0">
        <w:t>separate programs and planning processes, creating a need for approaches that coordinate environmental and economic goals (</w:t>
      </w:r>
      <w:proofErr w:type="spellStart"/>
      <w:r w:rsidR="00BD3D00" w:rsidRPr="007B06A0">
        <w:t>Dangol</w:t>
      </w:r>
      <w:proofErr w:type="spellEnd"/>
      <w:r w:rsidR="00BD3D00" w:rsidRPr="007B06A0">
        <w:t xml:space="preserve"> et al., 2025; </w:t>
      </w:r>
      <w:proofErr w:type="spellStart"/>
      <w:r w:rsidR="00DE255A" w:rsidRPr="007B06A0">
        <w:t>Kreig</w:t>
      </w:r>
      <w:proofErr w:type="spellEnd"/>
      <w:r w:rsidR="00DE255A" w:rsidRPr="007B06A0">
        <w:t xml:space="preserve"> et al., 2019). </w:t>
      </w:r>
      <w:r w:rsidRPr="007B06A0">
        <w:t xml:space="preserve">Cropland comprises 85.7% of Iowa (NASS, 2024) </w:t>
      </w:r>
      <w:r w:rsidR="00360046" w:rsidRPr="007B06A0">
        <w:t xml:space="preserve">and agricultural production </w:t>
      </w:r>
      <w:r w:rsidR="007629DF" w:rsidRPr="007B06A0">
        <w:t>contribut</w:t>
      </w:r>
      <w:r w:rsidR="00360046" w:rsidRPr="007B06A0">
        <w:t>es</w:t>
      </w:r>
      <w:r w:rsidR="007629DF" w:rsidRPr="007B06A0">
        <w:t xml:space="preserve"> to</w:t>
      </w:r>
      <w:r w:rsidRPr="007B06A0">
        <w:t xml:space="preserve"> </w:t>
      </w:r>
      <w:r w:rsidR="00DE255A" w:rsidRPr="007B06A0">
        <w:t>nitrogen (N) los</w:t>
      </w:r>
      <w:r w:rsidR="00360046" w:rsidRPr="007B06A0">
        <w:t>s</w:t>
      </w:r>
      <w:r w:rsidR="00DE255A" w:rsidRPr="007B06A0">
        <w:t xml:space="preserve"> through leaching</w:t>
      </w:r>
      <w:r w:rsidR="007629DF" w:rsidRPr="007B06A0">
        <w:t xml:space="preserve">, </w:t>
      </w:r>
      <w:r w:rsidR="00DE255A" w:rsidRPr="007B06A0">
        <w:t>subsurface drainage, runoff, and atmospheric emissions</w:t>
      </w:r>
      <w:r w:rsidR="007629DF" w:rsidRPr="007B06A0">
        <w:t xml:space="preserve"> </w:t>
      </w:r>
      <w:r w:rsidR="00360046" w:rsidRPr="007B06A0">
        <w:t>resulting in</w:t>
      </w:r>
      <w:r w:rsidR="00DE255A" w:rsidRPr="007B06A0">
        <w:t xml:space="preserve"> nutrient </w:t>
      </w:r>
      <w:r w:rsidR="00360046" w:rsidRPr="007B06A0">
        <w:t>pollution</w:t>
      </w:r>
      <w:r w:rsidR="00DE255A" w:rsidRPr="007B06A0">
        <w:t>, biodiversity loss, impaired recreational waters (</w:t>
      </w:r>
      <w:r w:rsidR="00BD3D00" w:rsidRPr="007B06A0">
        <w:t xml:space="preserve">Baron et al., 2012; </w:t>
      </w:r>
      <w:r w:rsidR="00DE255A" w:rsidRPr="007B06A0">
        <w:t xml:space="preserve">Galloway et al., 2004; </w:t>
      </w:r>
      <w:r w:rsidR="00BD3D00" w:rsidRPr="007B06A0">
        <w:t xml:space="preserve">Jones et al., 2018; </w:t>
      </w:r>
      <w:r w:rsidR="00DE255A" w:rsidRPr="007B06A0">
        <w:t xml:space="preserve">Porter et al., 2013). Nitrous oxide (N₂O) has nearly 300 times the warming potential of CO₂ (Myhre et al., 2013), </w:t>
      </w:r>
      <w:commentRangeStart w:id="5"/>
      <w:r w:rsidR="00DE255A" w:rsidRPr="007B06A0">
        <w:t xml:space="preserve">contributing to Iowa’s transition from a historical prairie GHG sink to a major agricultural GHG </w:t>
      </w:r>
      <w:commentRangeStart w:id="6"/>
      <w:commentRangeStart w:id="7"/>
      <w:r w:rsidR="00DE255A" w:rsidRPr="007B06A0">
        <w:t>source</w:t>
      </w:r>
      <w:commentRangeEnd w:id="6"/>
      <w:r w:rsidR="007A676A" w:rsidRPr="007B06A0">
        <w:rPr>
          <w:rStyle w:val="CommentReference"/>
        </w:rPr>
        <w:commentReference w:id="6"/>
      </w:r>
      <w:commentRangeEnd w:id="7"/>
      <w:r w:rsidR="00771172">
        <w:rPr>
          <w:rStyle w:val="CommentReference"/>
        </w:rPr>
        <w:commentReference w:id="7"/>
      </w:r>
      <w:r w:rsidR="00DE255A" w:rsidRPr="007B06A0">
        <w:t xml:space="preserve"> (</w:t>
      </w:r>
      <w:r w:rsidR="00BD3D00" w:rsidRPr="007B06A0">
        <w:t xml:space="preserve">Bossio et al., 2020; ICCAC, 2007; Paustian et al., 2019; </w:t>
      </w:r>
      <w:r w:rsidR="00DE255A" w:rsidRPr="007B06A0">
        <w:t>Verge et al., 2007).</w:t>
      </w:r>
      <w:commentRangeEnd w:id="5"/>
      <w:r w:rsidR="005E77EC">
        <w:rPr>
          <w:rStyle w:val="CommentReference"/>
        </w:rPr>
        <w:commentReference w:id="5"/>
      </w:r>
    </w:p>
    <w:p w14:paraId="2F076E4B" w14:textId="11F73C33" w:rsidR="004F54F2" w:rsidRDefault="00DE255A" w:rsidP="00726489">
      <w:pPr>
        <w:spacing w:line="480" w:lineRule="auto"/>
      </w:pPr>
      <w:r w:rsidRPr="007B06A0">
        <w:tab/>
      </w:r>
      <w:bookmarkStart w:id="9" w:name="_Hlk241491137"/>
      <w:r w:rsidR="00BD3D00" w:rsidRPr="007B06A0">
        <w:t>Addressing</w:t>
      </w:r>
      <w:r w:rsidR="00360046" w:rsidRPr="007B06A0">
        <w:t xml:space="preserve"> these interacting challenges requires coordination among conservation objectives that are often </w:t>
      </w:r>
      <w:r w:rsidR="00E707EE" w:rsidRPr="007B06A0">
        <w:t xml:space="preserve">conceptualized and </w:t>
      </w:r>
      <w:r w:rsidR="00360046" w:rsidRPr="007B06A0">
        <w:t xml:space="preserve">pursued independently. </w:t>
      </w:r>
      <w:r w:rsidR="00026D05" w:rsidRPr="007B06A0">
        <w:t>The Iowa</w:t>
      </w:r>
      <w:r w:rsidR="00026D05" w:rsidRPr="009D01CE">
        <w:t xml:space="preserve"> Nutrient Reduction Strategy (INRS; IDALS 2025) </w:t>
      </w:r>
      <w:r w:rsidR="00360046">
        <w:t>targets</w:t>
      </w:r>
      <w:r w:rsidR="00026D05" w:rsidRPr="009D01CE">
        <w:t xml:space="preserve"> </w:t>
      </w:r>
      <w:ins w:id="10" w:author="Jordahl, Jim [VPR]" w:date="2026-09-22T14:43:00Z">
        <w:r w:rsidR="007A676A">
          <w:t>N</w:t>
        </w:r>
      </w:ins>
      <w:del w:id="11" w:author="Jordahl, Jim [VPR]" w:date="2026-09-22T14:43:00Z">
        <w:r w:rsidR="00026D05" w:rsidRPr="009D01CE" w:rsidDel="007A676A">
          <w:delText>nitrogen</w:delText>
        </w:r>
      </w:del>
      <w:r w:rsidR="00026D05" w:rsidRPr="009D01CE">
        <w:t xml:space="preserve"> and phosphorus losses from cropland</w:t>
      </w:r>
      <w:r w:rsidR="00CB234F" w:rsidRPr="00FA05E4">
        <w:t>, t</w:t>
      </w:r>
      <w:r w:rsidR="00026D05" w:rsidRPr="009D01CE">
        <w:t xml:space="preserve">he Iowa Wildlife Action Plan (IWAP; IDNR 2015) identifies opportunities to </w:t>
      </w:r>
      <w:r w:rsidR="00360046" w:rsidRPr="009D01CE">
        <w:t>increas</w:t>
      </w:r>
      <w:r w:rsidR="00360046">
        <w:t>e</w:t>
      </w:r>
      <w:r w:rsidR="00360046" w:rsidRPr="009D01CE">
        <w:t xml:space="preserve"> permanent cover </w:t>
      </w:r>
      <w:r w:rsidR="00360046">
        <w:t xml:space="preserve">and </w:t>
      </w:r>
      <w:r w:rsidR="00026D05" w:rsidRPr="009D01CE">
        <w:t xml:space="preserve">grassland </w:t>
      </w:r>
      <w:r w:rsidR="00360046">
        <w:t>habitat, and t</w:t>
      </w:r>
      <w:r w:rsidR="00026D05" w:rsidRPr="009D01CE">
        <w:t xml:space="preserve">he </w:t>
      </w:r>
      <w:r w:rsidR="00026D05" w:rsidRPr="00CE337D">
        <w:t xml:space="preserve">Iowa Climate Change Advisory Council Final Report (ICCAC 2008) </w:t>
      </w:r>
      <w:r w:rsidR="00CB234F" w:rsidRPr="00CE337D">
        <w:t xml:space="preserve">identifies </w:t>
      </w:r>
      <w:r w:rsidR="00360046" w:rsidRPr="00CE337D">
        <w:t xml:space="preserve">biomass systems and anaerobic digestion (AD) among </w:t>
      </w:r>
      <w:r w:rsidR="00026D05" w:rsidRPr="00CE337D">
        <w:t xml:space="preserve">strategies </w:t>
      </w:r>
      <w:r w:rsidR="00360046" w:rsidRPr="00CE337D">
        <w:t xml:space="preserve">for </w:t>
      </w:r>
      <w:r w:rsidR="00CB234F" w:rsidRPr="00CE337D">
        <w:t>reduc</w:t>
      </w:r>
      <w:r w:rsidR="00360046" w:rsidRPr="00CE337D">
        <w:t>ing</w:t>
      </w:r>
      <w:r w:rsidR="00CB234F" w:rsidRPr="00CE337D">
        <w:t xml:space="preserve"> </w:t>
      </w:r>
      <w:r w:rsidR="00360046" w:rsidRPr="00CE337D">
        <w:t xml:space="preserve">agriculture and energy sector </w:t>
      </w:r>
      <w:commentRangeStart w:id="12"/>
      <w:r w:rsidR="00026D05" w:rsidRPr="00CE337D">
        <w:t>emissions</w:t>
      </w:r>
      <w:commentRangeEnd w:id="12"/>
      <w:r w:rsidR="00CE337D">
        <w:rPr>
          <w:rStyle w:val="CommentReference"/>
        </w:rPr>
        <w:commentReference w:id="12"/>
      </w:r>
      <w:r w:rsidR="00026D05" w:rsidRPr="00CE337D">
        <w:t xml:space="preserve">. </w:t>
      </w:r>
      <w:r w:rsidR="004F54F2" w:rsidRPr="00CE337D">
        <w:t xml:space="preserve">These </w:t>
      </w:r>
      <w:bookmarkEnd w:id="9"/>
      <w:r w:rsidR="004F54F2" w:rsidRPr="00CE337D">
        <w:t>complementary</w:t>
      </w:r>
      <w:r w:rsidR="004F54F2">
        <w:t xml:space="preserve"> objectives create opportunities for coordinated action, yet identifying where they can be pursued simultaneously requires spatial data and tools capable of translating broad conservation goals into field- and watershed-scale priorities. </w:t>
      </w:r>
      <w:r w:rsidR="0080355B">
        <w:t>Nevertheless, c</w:t>
      </w:r>
      <w:r w:rsidR="0080355B" w:rsidRPr="00C72DB5">
        <w:t xml:space="preserve">onservation planning has often focused on individual practices or objectives rather than evaluating how complementary practices can be spatially </w:t>
      </w:r>
      <w:r w:rsidR="0080355B" w:rsidRPr="00C72DB5">
        <w:lastRenderedPageBreak/>
        <w:t>combined and their outcomes aggregated a</w:t>
      </w:r>
      <w:r w:rsidR="00FA245D">
        <w:t xml:space="preserve">t various scales of planning and </w:t>
      </w:r>
      <w:proofErr w:type="spellStart"/>
      <w:r w:rsidR="00FA245D">
        <w:t>biogeophysical</w:t>
      </w:r>
      <w:proofErr w:type="spellEnd"/>
      <w:r w:rsidR="00FA245D">
        <w:t xml:space="preserve"> systems</w:t>
      </w:r>
      <w:r w:rsidR="0080355B" w:rsidRPr="00C95E3F">
        <w:t xml:space="preserve"> </w:t>
      </w:r>
      <w:r w:rsidR="0080355B">
        <w:t>(</w:t>
      </w:r>
      <w:commentRangeStart w:id="14"/>
      <w:r w:rsidR="00FA245D">
        <w:t>Cash</w:t>
      </w:r>
      <w:commentRangeEnd w:id="14"/>
      <w:r w:rsidR="007A676A">
        <w:rPr>
          <w:rStyle w:val="CommentReference"/>
        </w:rPr>
        <w:commentReference w:id="14"/>
      </w:r>
      <w:r w:rsidR="00FA245D">
        <w:t xml:space="preserve"> </w:t>
      </w:r>
      <w:ins w:id="15" w:author="Jordahl, Jim [VPR]" w:date="2026-09-24T12:11:00Z">
        <w:r w:rsidR="007B06A0">
          <w:t>and</w:t>
        </w:r>
      </w:ins>
      <w:del w:id="16" w:author="Jordahl, Jim [VPR]" w:date="2026-09-24T12:11:00Z">
        <w:r w:rsidR="00FA245D" w:rsidDel="007B06A0">
          <w:delText>&amp;</w:delText>
        </w:r>
      </w:del>
      <w:r w:rsidR="00FA245D">
        <w:t xml:space="preserve"> Moser 2000; </w:t>
      </w:r>
      <w:r w:rsidR="0080355B">
        <w:t>Tomer et al., 2015)</w:t>
      </w:r>
      <w:r w:rsidR="0080355B" w:rsidRPr="00C72DB5">
        <w:t xml:space="preserve">. </w:t>
      </w:r>
      <w:r w:rsidR="004F54F2" w:rsidRPr="007B06A0">
        <w:t>L</w:t>
      </w:r>
      <w:r w:rsidR="0080355B" w:rsidRPr="007B06A0">
        <w:t>ikewise, l</w:t>
      </w:r>
      <w:r w:rsidR="004F54F2" w:rsidRPr="007B06A0">
        <w:t>imited planning capacity, spatial data, and analytical tools have historically constrained efforts to identify and coordinate opportunities at field and watershed scales (Tyndall, 2020). As a result, locations where multiple objectives could be addressed simultaneously may not be readily apparent through individual programmatic approaches (</w:t>
      </w:r>
      <w:proofErr w:type="spellStart"/>
      <w:r w:rsidR="004F54F2" w:rsidRPr="007B06A0">
        <w:t>Wardropper</w:t>
      </w:r>
      <w:proofErr w:type="spellEnd"/>
      <w:r w:rsidR="004F54F2" w:rsidRPr="007B06A0">
        <w:t xml:space="preserve"> et al., 2015</w:t>
      </w:r>
      <w:r w:rsidR="00BD3D00" w:rsidRPr="007B06A0">
        <w:t xml:space="preserve">; </w:t>
      </w:r>
      <w:proofErr w:type="spellStart"/>
      <w:r w:rsidR="00BD3D00" w:rsidRPr="007B06A0">
        <w:t>Wardropper</w:t>
      </w:r>
      <w:proofErr w:type="spellEnd"/>
      <w:r w:rsidR="00BD3D00" w:rsidRPr="007B06A0">
        <w:t xml:space="preserve"> et al., 2023</w:t>
      </w:r>
      <w:r w:rsidR="004F54F2">
        <w:t>)</w:t>
      </w:r>
      <w:r w:rsidR="00983BCF">
        <w:t>.</w:t>
      </w:r>
    </w:p>
    <w:p w14:paraId="180DFD86" w14:textId="63A0E33B" w:rsidR="00363E16" w:rsidRPr="006011E1" w:rsidRDefault="004F54F2" w:rsidP="00726489">
      <w:pPr>
        <w:spacing w:line="480" w:lineRule="auto"/>
        <w:ind w:firstLine="720"/>
      </w:pPr>
      <w:r w:rsidRPr="00C72DB5">
        <w:t>Advances in geospatial data and spatial decision-support systems (SDSS) provide new opportunities to translate these overlapping objectives into spatially explicit conservation strategies (</w:t>
      </w:r>
      <w:proofErr w:type="spellStart"/>
      <w:r w:rsidRPr="00C72DB5">
        <w:t>Bravard</w:t>
      </w:r>
      <w:proofErr w:type="spellEnd"/>
      <w:r w:rsidRPr="00C72DB5">
        <w:t xml:space="preserve"> et al., 2024</w:t>
      </w:r>
      <w:r w:rsidR="00682F03">
        <w:t>; Liu et al., 2026</w:t>
      </w:r>
      <w:r w:rsidRPr="00C72DB5">
        <w:t>). Systematic conservation planning (SCP) provides a framework for coordinating conservation objectives across organizations and spatial scales (</w:t>
      </w:r>
      <w:r w:rsidR="00C95E3F" w:rsidRPr="00C72DB5">
        <w:t>Bode et al., 2011</w:t>
      </w:r>
      <w:r w:rsidR="00C95E3F">
        <w:t>; C</w:t>
      </w:r>
      <w:r w:rsidRPr="00C72DB5">
        <w:t xml:space="preserve">han et al., 2006; Turner et al., 2007), while SDSS tools can identify </w:t>
      </w:r>
      <w:r w:rsidR="0080355B">
        <w:t xml:space="preserve">field-to-basin scale </w:t>
      </w:r>
      <w:r w:rsidRPr="00C72DB5">
        <w:t xml:space="preserve">locations where </w:t>
      </w:r>
      <w:r w:rsidRPr="007B06A0">
        <w:t>combinations of practices address multiple objectives (</w:t>
      </w:r>
      <w:proofErr w:type="spellStart"/>
      <w:r w:rsidRPr="007B06A0">
        <w:t>Bodrud-Doza</w:t>
      </w:r>
      <w:proofErr w:type="spellEnd"/>
      <w:r w:rsidRPr="007B06A0">
        <w:t xml:space="preserve"> et al., 2023</w:t>
      </w:r>
      <w:r w:rsidR="00302C68" w:rsidRPr="007B06A0">
        <w:t>; Liu et al., 2026</w:t>
      </w:r>
      <w:r w:rsidRPr="007B06A0">
        <w:t xml:space="preserve">). </w:t>
      </w:r>
      <w:bookmarkStart w:id="17" w:name="_Hlk241491287"/>
      <w:r w:rsidR="0080355B" w:rsidRPr="007B06A0">
        <w:t>Coordination</w:t>
      </w:r>
      <w:r w:rsidRPr="007B06A0">
        <w:t xml:space="preserve"> is particularly important for voluntary conservation, where limited funding, program oversubscription, landowner </w:t>
      </w:r>
      <w:commentRangeStart w:id="18"/>
      <w:r w:rsidRPr="007B06A0">
        <w:t>participation</w:t>
      </w:r>
      <w:commentRangeEnd w:id="18"/>
      <w:r w:rsidR="00543E8B" w:rsidRPr="007B06A0">
        <w:rPr>
          <w:rStyle w:val="CommentReference"/>
        </w:rPr>
        <w:commentReference w:id="18"/>
      </w:r>
      <w:r w:rsidRPr="007B06A0">
        <w:t>, and transaction costs constrain implementation (</w:t>
      </w:r>
      <w:r w:rsidR="00C95E3F" w:rsidRPr="007B06A0">
        <w:t>Coppess</w:t>
      </w:r>
      <w:r w:rsidR="00C95E3F" w:rsidRPr="00C72DB5">
        <w:t>, 2023</w:t>
      </w:r>
      <w:r w:rsidR="00C95E3F">
        <w:t xml:space="preserve">; </w:t>
      </w:r>
      <w:r w:rsidR="00C95E3F" w:rsidRPr="00C72DB5">
        <w:t>Kling et al., 2025</w:t>
      </w:r>
      <w:r w:rsidR="00C95E3F">
        <w:t xml:space="preserve">; </w:t>
      </w:r>
      <w:r w:rsidRPr="00C72DB5">
        <w:t>McCann and Clausen, 2016</w:t>
      </w:r>
      <w:r w:rsidR="00C67F97">
        <w:t xml:space="preserve">; </w:t>
      </w:r>
      <w:proofErr w:type="spellStart"/>
      <w:r w:rsidR="00C67F97">
        <w:t>Moriasi</w:t>
      </w:r>
      <w:proofErr w:type="spellEnd"/>
      <w:r w:rsidR="00C67F97">
        <w:t xml:space="preserve"> et al., 2020</w:t>
      </w:r>
      <w:r w:rsidRPr="00C72DB5">
        <w:t>).</w:t>
      </w:r>
      <w:r w:rsidR="00C95E3F">
        <w:t xml:space="preserve"> </w:t>
      </w:r>
    </w:p>
    <w:p w14:paraId="3473F052" w14:textId="3A0DC15B" w:rsidR="00AF5AEF" w:rsidRDefault="00833DC1" w:rsidP="00627F84">
      <w:pPr>
        <w:pStyle w:val="NormalWeb"/>
        <w:spacing w:line="480" w:lineRule="auto"/>
        <w:ind w:firstLine="720"/>
      </w:pPr>
      <w:bookmarkStart w:id="20" w:name="_Hlk241491569"/>
      <w:bookmarkEnd w:id="17"/>
      <w:r w:rsidRPr="00833DC1">
        <w:t xml:space="preserve">An additional challenge is that field-scale targeting </w:t>
      </w:r>
      <w:r w:rsidRPr="007B06A0">
        <w:t xml:space="preserve">can produce heterogeneous </w:t>
      </w:r>
      <w:commentRangeStart w:id="21"/>
      <w:r w:rsidRPr="007B06A0">
        <w:t>combinations</w:t>
      </w:r>
      <w:commentRangeEnd w:id="21"/>
      <w:r w:rsidR="007A676A" w:rsidRPr="007B06A0">
        <w:rPr>
          <w:rStyle w:val="CommentReference"/>
        </w:rPr>
        <w:commentReference w:id="21"/>
      </w:r>
      <w:r w:rsidRPr="007B06A0">
        <w:t xml:space="preserve"> of conservation practices across agricultural watersheds </w:t>
      </w:r>
      <w:r w:rsidR="00627F84" w:rsidRPr="007B06A0">
        <w:t>(</w:t>
      </w:r>
      <w:proofErr w:type="spellStart"/>
      <w:r w:rsidR="00627F84" w:rsidRPr="007B06A0">
        <w:t>Bodrud-Doza</w:t>
      </w:r>
      <w:proofErr w:type="spellEnd"/>
      <w:r w:rsidR="00627F84" w:rsidRPr="007B06A0">
        <w:t xml:space="preserve"> et al., 2026).</w:t>
      </w:r>
      <w:bookmarkEnd w:id="20"/>
      <w:r w:rsidR="00627F84" w:rsidRPr="007B06A0">
        <w:t xml:space="preserve"> </w:t>
      </w:r>
      <w:r w:rsidR="00AF5AEF" w:rsidRPr="007B06A0">
        <w:t xml:space="preserve">Precision conservation provides a framework for addressing this heterogeneity by using spatially explicit information to target conservation interventions where environmental vulnerability, treatment opportunity, and implementation conditions overlap. Spatial decision-support systems can extend this approach beyond individual practice placement by evaluating how field-scale interventions interact across larger planning units and by making environmental </w:t>
      </w:r>
      <w:r w:rsidR="00AF5AEF" w:rsidRPr="007B06A0">
        <w:lastRenderedPageBreak/>
        <w:t>and economic tradeoffs visible to conservation planners and stakeholders (Tomer et</w:t>
      </w:r>
      <w:r w:rsidR="00AF5AEF" w:rsidRPr="00AF5AEF">
        <w:t xml:space="preserve"> al., 2013; Delgado et al., 2018; </w:t>
      </w:r>
      <w:proofErr w:type="spellStart"/>
      <w:r w:rsidR="00AF5AEF" w:rsidRPr="00AF5AEF">
        <w:t>Bodrud-Doza</w:t>
      </w:r>
      <w:proofErr w:type="spellEnd"/>
      <w:r w:rsidR="00AF5AEF" w:rsidRPr="00AF5AEF">
        <w:t xml:space="preserve"> et al., </w:t>
      </w:r>
      <w:r w:rsidR="00AF5AEF" w:rsidRPr="00CE337D">
        <w:t xml:space="preserve">2023). </w:t>
      </w:r>
      <w:bookmarkStart w:id="23" w:name="_Hlk241491602"/>
      <w:r w:rsidR="00AF5AEF" w:rsidRPr="00CE337D">
        <w:t xml:space="preserve">Archetype analysis provides a complementary approach for interpreting this </w:t>
      </w:r>
      <w:commentRangeStart w:id="24"/>
      <w:r w:rsidR="00AF5AEF" w:rsidRPr="00CE337D">
        <w:t>heterogeneity</w:t>
      </w:r>
      <w:commentRangeEnd w:id="24"/>
      <w:r w:rsidR="00CE337D" w:rsidRPr="00CE337D">
        <w:rPr>
          <w:rStyle w:val="CommentReference"/>
        </w:rPr>
        <w:commentReference w:id="24"/>
      </w:r>
      <w:r w:rsidR="00AF5AEF" w:rsidRPr="00CE337D">
        <w:t xml:space="preserve"> by identifying recurring combinations of landscape characteristics, interventions, and outcomes that represent distinct planning contexts (</w:t>
      </w:r>
      <w:proofErr w:type="spellStart"/>
      <w:r w:rsidR="00A76EFD" w:rsidRPr="00CE337D">
        <w:t>Eisenack</w:t>
      </w:r>
      <w:proofErr w:type="spellEnd"/>
      <w:r w:rsidR="00A76EFD" w:rsidRPr="00CE337D">
        <w:t xml:space="preserve"> et al. 2021; </w:t>
      </w:r>
      <w:proofErr w:type="spellStart"/>
      <w:r w:rsidR="00AF5AEF" w:rsidRPr="00CE337D">
        <w:t>Oberlack</w:t>
      </w:r>
      <w:proofErr w:type="spellEnd"/>
      <w:r w:rsidR="00AF5AEF" w:rsidRPr="00CE337D">
        <w:t xml:space="preserve"> et al., 2019). </w:t>
      </w:r>
      <w:bookmarkEnd w:id="23"/>
      <w:r w:rsidR="00AF5AEF" w:rsidRPr="00CE337D">
        <w:t xml:space="preserve">Applied at the watershed scale, planning archetypes can </w:t>
      </w:r>
      <w:r w:rsidR="004F2100" w:rsidRPr="00CE337D">
        <w:t xml:space="preserve">characterize recurring landscape configurations and identify scales of landscape transformation outcomes to inform distinct planning contexts </w:t>
      </w:r>
      <w:r w:rsidR="00AF5AEF" w:rsidRPr="00CE337D">
        <w:t>without reducing environmental, biomass, and economic objectives to a single priority score.</w:t>
      </w:r>
    </w:p>
    <w:p w14:paraId="1D36751A" w14:textId="27285FF6" w:rsidR="00E2096D" w:rsidRPr="00C72DB5" w:rsidRDefault="003D5DBB" w:rsidP="00627F84">
      <w:pPr>
        <w:pStyle w:val="NormalWeb"/>
        <w:spacing w:line="480" w:lineRule="auto"/>
        <w:ind w:firstLine="720"/>
      </w:pPr>
      <w:bookmarkStart w:id="26" w:name="_Hlk241491627"/>
      <w:r w:rsidRPr="003D5DBB">
        <w:t xml:space="preserve">Here, we demonstrate a spatial decision-support framework that integrates precision conservation with biomass </w:t>
      </w:r>
      <w:commentRangeStart w:id="27"/>
      <w:r w:rsidRPr="003D5DBB">
        <w:t>production</w:t>
      </w:r>
      <w:commentRangeEnd w:id="27"/>
      <w:r w:rsidR="00632185">
        <w:rPr>
          <w:rStyle w:val="CommentReference"/>
        </w:rPr>
        <w:commentReference w:id="27"/>
      </w:r>
      <w:r w:rsidRPr="003D5DBB">
        <w:t xml:space="preserve"> to evaluate multifunctional agricultural landscape transformation from fields to watersheds.</w:t>
      </w:r>
      <w:r>
        <w:t xml:space="preserve"> </w:t>
      </w:r>
      <w:bookmarkEnd w:id="26"/>
      <w:r w:rsidR="00E2096D" w:rsidRPr="00C72DB5">
        <w:t xml:space="preserve">The framework combines the Agricultural Conservation Planning Framework (ACPF; Porter et al., </w:t>
      </w:r>
      <w:r w:rsidR="00E2096D" w:rsidRPr="007B06A0">
        <w:t>2024), Financial and Nutrient Reduction Tool (</w:t>
      </w:r>
      <w:proofErr w:type="spellStart"/>
      <w:r w:rsidR="00E2096D" w:rsidRPr="007B06A0">
        <w:t>FiNRT</w:t>
      </w:r>
      <w:proofErr w:type="spellEnd"/>
      <w:r w:rsidR="00E2096D" w:rsidRPr="007B06A0">
        <w:t xml:space="preserve">; </w:t>
      </w:r>
      <w:proofErr w:type="spellStart"/>
      <w:r w:rsidR="00E2096D" w:rsidRPr="007B06A0">
        <w:t>Bravard</w:t>
      </w:r>
      <w:proofErr w:type="spellEnd"/>
      <w:r w:rsidR="00E2096D" w:rsidRPr="007B06A0">
        <w:t xml:space="preserve"> et al., 2022), and companion GIS tools to identify where environmental vulnerability, conservation opportunity, and agricultural context jointly support land-use change.</w:t>
      </w:r>
      <w:r w:rsidR="00E2096D" w:rsidRPr="00C72DB5">
        <w:t xml:space="preserve"> </w:t>
      </w:r>
      <w:r w:rsidR="001F3C5A">
        <w:t xml:space="preserve">Rather than treating marginal land as a fixed category or framing landscape design primarily as a mathematical optimization problem (e.g., </w:t>
      </w:r>
      <w:proofErr w:type="spellStart"/>
      <w:r w:rsidR="001F3C5A">
        <w:t>Akdemir</w:t>
      </w:r>
      <w:proofErr w:type="spellEnd"/>
      <w:r w:rsidR="001F3C5A">
        <w:t xml:space="preserve"> et al., 2025; Gelfand et al., 2013), this framework offers a complementary planning approach that begins with established conservation objectives, translates them into coordinated field-scale interventions, and evaluates how those interventions can be assembled into alternative multifunctional watershed configurations</w:t>
      </w:r>
      <w:r w:rsidR="00627F84">
        <w:t xml:space="preserve">. </w:t>
      </w:r>
    </w:p>
    <w:p w14:paraId="41748C77" w14:textId="65393455" w:rsidR="008225B1" w:rsidRPr="00726489" w:rsidRDefault="008225B1" w:rsidP="008225B1">
      <w:pPr>
        <w:spacing w:line="480" w:lineRule="auto"/>
      </w:pPr>
      <w:r>
        <w:tab/>
      </w:r>
      <w:r w:rsidRPr="00C72DB5">
        <w:t xml:space="preserve">We apply the framework within a </w:t>
      </w:r>
      <w:del w:id="29" w:author="Jordahl, Jim [VPR]" w:date="2026-09-24T07:52:00Z">
        <w:r w:rsidRPr="00C72DB5" w:rsidDel="001426A9">
          <w:delText>32-</w:delText>
        </w:r>
        <w:commentRangeStart w:id="30"/>
        <w:r w:rsidRPr="00C72DB5" w:rsidDel="001426A9">
          <w:delText>km</w:delText>
        </w:r>
        <w:commentRangeEnd w:id="30"/>
        <w:r w:rsidR="001426A9" w:rsidDel="001426A9">
          <w:rPr>
            <w:rStyle w:val="CommentReference"/>
          </w:rPr>
          <w:commentReference w:id="30"/>
        </w:r>
        <w:r w:rsidRPr="00C72DB5" w:rsidDel="001426A9">
          <w:delText xml:space="preserve"> </w:delText>
        </w:r>
      </w:del>
      <w:r w:rsidRPr="00C72DB5">
        <w:t xml:space="preserve">biomass </w:t>
      </w:r>
      <w:proofErr w:type="spellStart"/>
      <w:r w:rsidRPr="00C72DB5">
        <w:t>supplyshed</w:t>
      </w:r>
      <w:proofErr w:type="spellEnd"/>
      <w:r w:rsidRPr="00C72DB5">
        <w:t xml:space="preserve"> </w:t>
      </w:r>
      <w:del w:id="31" w:author="Jordahl, Jim [VPR]" w:date="2026-09-24T07:44:00Z">
        <w:r w:rsidDel="00097E9D">
          <w:delText>(involving 4</w:delText>
        </w:r>
        <w:r w:rsidR="005A593D" w:rsidDel="00097E9D">
          <w:delText>8</w:delText>
        </w:r>
        <w:r w:rsidDel="00097E9D">
          <w:delText xml:space="preserve"> contiguous HUC1</w:delText>
        </w:r>
      </w:del>
      <w:del w:id="32" w:author="Jordahl, Jim [VPR]" w:date="2026-09-22T14:51:00Z">
        <w:r w:rsidR="00627F84" w:rsidDel="008C49BD">
          <w:delText xml:space="preserve"> </w:delText>
        </w:r>
      </w:del>
      <w:del w:id="33" w:author="Jordahl, Jim [VPR]" w:date="2026-09-24T07:44:00Z">
        <w:r w:rsidDel="00097E9D">
          <w:delText xml:space="preserve">2 </w:delText>
        </w:r>
        <w:commentRangeStart w:id="34"/>
        <w:r w:rsidDel="00097E9D">
          <w:delText>watersheds</w:delText>
        </w:r>
      </w:del>
      <w:commentRangeEnd w:id="34"/>
      <w:r w:rsidR="00097E9D">
        <w:rPr>
          <w:rStyle w:val="CommentReference"/>
        </w:rPr>
        <w:commentReference w:id="34"/>
      </w:r>
      <w:del w:id="35" w:author="Jordahl, Jim [VPR]" w:date="2026-09-24T07:44:00Z">
        <w:r w:rsidDel="00097E9D">
          <w:delText>)</w:delText>
        </w:r>
      </w:del>
      <w:r>
        <w:t xml:space="preserve"> </w:t>
      </w:r>
      <w:r w:rsidRPr="00C72DB5">
        <w:t xml:space="preserve">surrounding an active AD </w:t>
      </w:r>
      <w:r w:rsidRPr="007B06A0">
        <w:t xml:space="preserve">facility in east-central Iowa. This setting provides a defined market context in which emerging demand for agricultural </w:t>
      </w:r>
      <w:commentRangeStart w:id="36"/>
      <w:r w:rsidRPr="007B06A0">
        <w:t>biomass</w:t>
      </w:r>
      <w:commentRangeEnd w:id="36"/>
      <w:r w:rsidR="008C49BD" w:rsidRPr="007B06A0">
        <w:rPr>
          <w:rStyle w:val="CommentReference"/>
        </w:rPr>
        <w:commentReference w:id="36"/>
      </w:r>
      <w:r w:rsidRPr="00C72DB5">
        <w:t xml:space="preserve"> can be </w:t>
      </w:r>
      <w:r w:rsidRPr="00C72DB5">
        <w:lastRenderedPageBreak/>
        <w:t xml:space="preserve">evaluated alongside existing conservation priorities. The case study integrates perennial and winter biomass systems, including </w:t>
      </w:r>
      <w:del w:id="37" w:author="Schulte Moore, Lisa A [NREM]" w:date="2026-09-27T05:52:00Z">
        <w:r w:rsidRPr="00C72DB5" w:rsidDel="005E77EC">
          <w:delText xml:space="preserve">native </w:delText>
        </w:r>
      </w:del>
      <w:commentRangeStart w:id="38"/>
      <w:r w:rsidRPr="00C72DB5">
        <w:t>prairie</w:t>
      </w:r>
      <w:commentRangeEnd w:id="38"/>
      <w:r w:rsidR="008C49BD">
        <w:rPr>
          <w:rStyle w:val="CommentReference"/>
        </w:rPr>
        <w:commentReference w:id="38"/>
      </w:r>
      <w:r w:rsidRPr="00C72DB5">
        <w:t xml:space="preserve"> </w:t>
      </w:r>
      <w:ins w:id="39" w:author="Schulte Moore, Lisa A [NREM]" w:date="2026-09-27T05:52:00Z">
        <w:r w:rsidR="005E77EC">
          <w:t xml:space="preserve">plantings </w:t>
        </w:r>
      </w:ins>
      <w:r w:rsidRPr="00C72DB5">
        <w:t xml:space="preserve">and </w:t>
      </w:r>
      <w:r w:rsidR="001F3C5A">
        <w:t xml:space="preserve">winter </w:t>
      </w:r>
      <w:commentRangeStart w:id="40"/>
      <w:r w:rsidR="001F3C5A">
        <w:t>biomass</w:t>
      </w:r>
      <w:commentRangeEnd w:id="40"/>
      <w:r w:rsidR="008C49BD">
        <w:rPr>
          <w:rStyle w:val="CommentReference"/>
        </w:rPr>
        <w:commentReference w:id="40"/>
      </w:r>
      <w:r w:rsidR="001F3C5A">
        <w:t xml:space="preserve"> (</w:t>
      </w:r>
      <w:r w:rsidRPr="00C72DB5">
        <w:t>cereal rye</w:t>
      </w:r>
      <w:r w:rsidR="001F3C5A">
        <w:t xml:space="preserve">, </w:t>
      </w:r>
      <w:r w:rsidR="001F3C5A" w:rsidRPr="00B36E1E">
        <w:rPr>
          <w:i/>
          <w:iCs/>
        </w:rPr>
        <w:t xml:space="preserve">Secale </w:t>
      </w:r>
      <w:proofErr w:type="spellStart"/>
      <w:r w:rsidR="001F3C5A" w:rsidRPr="00B36E1E">
        <w:rPr>
          <w:i/>
          <w:iCs/>
        </w:rPr>
        <w:t>cereale</w:t>
      </w:r>
      <w:proofErr w:type="spellEnd"/>
      <w:r w:rsidR="001F3C5A">
        <w:t>)</w:t>
      </w:r>
      <w:r w:rsidRPr="00C72DB5">
        <w:t xml:space="preserve">, with vegetative and structural conservation practices identified through state conservation objectives. </w:t>
      </w:r>
      <w:r w:rsidR="009A6C45" w:rsidRPr="009A6C45">
        <w:t xml:space="preserve">The framework evaluates these interventions at field and HUC12 scales and subsequently characterizes recurring watershed planning configurations. In this application, the HUC12 functions as the primary planning and aggregation unit, whereas the </w:t>
      </w:r>
      <w:proofErr w:type="spellStart"/>
      <w:r w:rsidR="009A6C45" w:rsidRPr="009A6C45">
        <w:t>supplyshed</w:t>
      </w:r>
      <w:proofErr w:type="spellEnd"/>
      <w:r w:rsidR="009A6C45" w:rsidRPr="009A6C45">
        <w:t xml:space="preserve"> defines the broader bioenergy market context.</w:t>
      </w:r>
      <w:r w:rsidR="009A6C45">
        <w:t xml:space="preserve"> </w:t>
      </w:r>
      <w:r w:rsidR="00430084" w:rsidRPr="001426A9">
        <w:rPr>
          <w:highlight w:val="yellow"/>
          <w:rPrChange w:id="41" w:author="Jordahl, Jim [VPR]" w:date="2026-09-24T07:56:00Z">
            <w:rPr/>
          </w:rPrChange>
        </w:rPr>
        <w:t xml:space="preserve">Rather than generating a single composite priority score, the framework retains environmental, biomass, treatment, and economic dimensions separately so that conservation planners and other stakeholders can evaluate tradeoffs according to their own </w:t>
      </w:r>
      <w:commentRangeStart w:id="42"/>
      <w:r w:rsidR="00430084" w:rsidRPr="001426A9">
        <w:rPr>
          <w:highlight w:val="yellow"/>
          <w:rPrChange w:id="43" w:author="Jordahl, Jim [VPR]" w:date="2026-09-24T07:56:00Z">
            <w:rPr/>
          </w:rPrChange>
        </w:rPr>
        <w:t>objectives</w:t>
      </w:r>
      <w:commentRangeEnd w:id="42"/>
      <w:r w:rsidR="00632185" w:rsidRPr="001426A9">
        <w:rPr>
          <w:rStyle w:val="CommentReference"/>
          <w:highlight w:val="yellow"/>
          <w:rPrChange w:id="44" w:author="Jordahl, Jim [VPR]" w:date="2026-09-24T07:56:00Z">
            <w:rPr>
              <w:rStyle w:val="CommentReference"/>
            </w:rPr>
          </w:rPrChange>
        </w:rPr>
        <w:commentReference w:id="42"/>
      </w:r>
      <w:r w:rsidR="00430084" w:rsidRPr="00430084">
        <w:t xml:space="preserve">. </w:t>
      </w:r>
      <w:r w:rsidR="00726489" w:rsidRPr="001426A9">
        <w:rPr>
          <w:highlight w:val="yellow"/>
          <w:rPrChange w:id="45" w:author="Jordahl, Jim [VPR]" w:date="2026-09-24T07:57:00Z">
            <w:rPr/>
          </w:rPrChange>
        </w:rPr>
        <w:t xml:space="preserve">In this context, systematic conservation planning (SCP) moves </w:t>
      </w:r>
      <w:r w:rsidR="00726489" w:rsidRPr="001426A9">
        <w:rPr>
          <w:rStyle w:val="Strong"/>
          <w:b w:val="0"/>
          <w:bCs w:val="0"/>
          <w:highlight w:val="yellow"/>
          <w:rPrChange w:id="46" w:author="Jordahl, Jim [VPR]" w:date="2026-09-24T07:57:00Z">
            <w:rPr>
              <w:rStyle w:val="Strong"/>
              <w:b w:val="0"/>
              <w:bCs w:val="0"/>
            </w:rPr>
          </w:rPrChange>
        </w:rPr>
        <w:t>beyond a</w:t>
      </w:r>
      <w:r w:rsidR="00050B96" w:rsidRPr="001426A9">
        <w:rPr>
          <w:rStyle w:val="Strong"/>
          <w:b w:val="0"/>
          <w:bCs w:val="0"/>
          <w:highlight w:val="yellow"/>
          <w:rPrChange w:id="47" w:author="Jordahl, Jim [VPR]" w:date="2026-09-24T07:57:00Z">
            <w:rPr>
              <w:rStyle w:val="Strong"/>
              <w:b w:val="0"/>
              <w:bCs w:val="0"/>
            </w:rPr>
          </w:rPrChange>
        </w:rPr>
        <w:t xml:space="preserve">n </w:t>
      </w:r>
      <w:r w:rsidR="00726489" w:rsidRPr="001426A9">
        <w:rPr>
          <w:rStyle w:val="Strong"/>
          <w:b w:val="0"/>
          <w:bCs w:val="0"/>
          <w:highlight w:val="yellow"/>
          <w:rPrChange w:id="48" w:author="Jordahl, Jim [VPR]" w:date="2026-09-24T07:57:00Z">
            <w:rPr>
              <w:rStyle w:val="Strong"/>
              <w:b w:val="0"/>
              <w:bCs w:val="0"/>
            </w:rPr>
          </w:rPrChange>
        </w:rPr>
        <w:t>optimization exercise</w:t>
      </w:r>
      <w:r w:rsidR="00726489" w:rsidRPr="001426A9">
        <w:rPr>
          <w:highlight w:val="yellow"/>
          <w:rPrChange w:id="49" w:author="Jordahl, Jim [VPR]" w:date="2026-09-24T07:57:00Z">
            <w:rPr/>
          </w:rPrChange>
        </w:rPr>
        <w:t xml:space="preserve">, functioning instead as a </w:t>
      </w:r>
      <w:r w:rsidR="00726489" w:rsidRPr="001426A9">
        <w:rPr>
          <w:rStyle w:val="Strong"/>
          <w:b w:val="0"/>
          <w:bCs w:val="0"/>
          <w:highlight w:val="yellow"/>
          <w:rPrChange w:id="50" w:author="Jordahl, Jim [VPR]" w:date="2026-09-24T07:57:00Z">
            <w:rPr>
              <w:rStyle w:val="Strong"/>
              <w:b w:val="0"/>
              <w:bCs w:val="0"/>
            </w:rPr>
          </w:rPrChange>
        </w:rPr>
        <w:t>pragmatic tool</w:t>
      </w:r>
      <w:r w:rsidR="00726489" w:rsidRPr="001426A9">
        <w:rPr>
          <w:highlight w:val="yellow"/>
          <w:rPrChange w:id="51" w:author="Jordahl, Jim [VPR]" w:date="2026-09-24T07:57:00Z">
            <w:rPr/>
          </w:rPrChange>
        </w:rPr>
        <w:t xml:space="preserve"> designed to navigate complex</w:t>
      </w:r>
      <w:r w:rsidR="0004503D" w:rsidRPr="001426A9">
        <w:rPr>
          <w:highlight w:val="yellow"/>
          <w:rPrChange w:id="52" w:author="Jordahl, Jim [VPR]" w:date="2026-09-24T07:57:00Z">
            <w:rPr/>
          </w:rPrChange>
        </w:rPr>
        <w:t xml:space="preserve"> </w:t>
      </w:r>
      <w:r w:rsidR="00726489" w:rsidRPr="001426A9">
        <w:rPr>
          <w:highlight w:val="yellow"/>
          <w:rPrChange w:id="53" w:author="Jordahl, Jim [VPR]" w:date="2026-09-24T07:57:00Z">
            <w:rPr/>
          </w:rPrChange>
        </w:rPr>
        <w:t>decision-making</w:t>
      </w:r>
      <w:r w:rsidR="00983BCF" w:rsidRPr="001426A9">
        <w:rPr>
          <w:highlight w:val="yellow"/>
          <w:rPrChange w:id="54" w:author="Jordahl, Jim [VPR]" w:date="2026-09-24T07:57:00Z">
            <w:rPr/>
          </w:rPrChange>
        </w:rPr>
        <w:t xml:space="preserve"> by local resource planners</w:t>
      </w:r>
      <w:r w:rsidR="00726489" w:rsidRPr="001426A9">
        <w:rPr>
          <w:highlight w:val="yellow"/>
          <w:rPrChange w:id="55" w:author="Jordahl, Jim [VPR]" w:date="2026-09-24T07:57:00Z">
            <w:rPr/>
          </w:rPrChange>
        </w:rPr>
        <w:t>.</w:t>
      </w:r>
      <w:r w:rsidR="00050B96">
        <w:t xml:space="preserve"> </w:t>
      </w:r>
    </w:p>
    <w:p w14:paraId="41ED15C3" w14:textId="58CFD04E" w:rsidR="00D1650A" w:rsidRPr="006919C7" w:rsidRDefault="00D1650A" w:rsidP="00C918AA">
      <w:pPr>
        <w:pStyle w:val="BodyText"/>
        <w:spacing w:line="480" w:lineRule="auto"/>
        <w:ind w:firstLine="720"/>
      </w:pPr>
      <w:commentRangeStart w:id="56"/>
      <w:r w:rsidRPr="007B06A0">
        <w:t>Specifically, the study aims to: (1) identify spatially targeted opportunities for integrating perennial and winter biomass systems with existing conservation-practice priorities</w:t>
      </w:r>
      <w:r w:rsidR="004B7223" w:rsidRPr="007B06A0">
        <w:t xml:space="preserve"> within an </w:t>
      </w:r>
      <w:r w:rsidR="00EE5E7A" w:rsidRPr="007B06A0">
        <w:t>AD</w:t>
      </w:r>
      <w:r w:rsidR="004B7223" w:rsidRPr="007B06A0">
        <w:t xml:space="preserve"> </w:t>
      </w:r>
      <w:proofErr w:type="spellStart"/>
      <w:r w:rsidR="004B7223" w:rsidRPr="007B06A0">
        <w:t>supplyshed</w:t>
      </w:r>
      <w:proofErr w:type="spellEnd"/>
      <w:r w:rsidRPr="007B06A0">
        <w:t xml:space="preserve">; (2) </w:t>
      </w:r>
      <w:r w:rsidR="00EE5E7A" w:rsidRPr="007B06A0">
        <w:t xml:space="preserve">quantify potential water-quality, erosion, GHG, habitat, and biomass outcomes, along with treatment extent and implementation costs, at field and HUC12 watershed scales; and </w:t>
      </w:r>
      <w:r w:rsidRPr="007B06A0">
        <w:t xml:space="preserve">(3) </w:t>
      </w:r>
      <w:r w:rsidR="00244A91" w:rsidRPr="007B06A0">
        <w:t>identify recurring watershed planning archetypes based on combinations of landscape transformation, conservation-practice composition, environmental outcomes, biomass production, and implementation requirements, and evaluate the agricultural and economic context associated with those archetypes.</w:t>
      </w:r>
      <w:r w:rsidR="00121BAD" w:rsidRPr="007B06A0">
        <w:t xml:space="preserve"> </w:t>
      </w:r>
      <w:del w:id="57" w:author="Jordahl, Jim [VPR]" w:date="2026-09-24T07:59:00Z">
        <w:r w:rsidR="00121BAD" w:rsidRPr="007B06A0" w:rsidDel="00460718">
          <w:delText>The framework is intended as a decision-support approach rather than a prescriptive prioritization system. By retaining</w:delText>
        </w:r>
        <w:r w:rsidR="00121BAD" w:rsidRPr="00121BAD" w:rsidDel="00460718">
          <w:delText xml:space="preserve"> environmental outcomes, biomass production, treatment extent, and implementation requirements as separate dimensions, </w:delText>
        </w:r>
        <w:r w:rsidR="00121BAD" w:rsidRPr="00121BAD" w:rsidDel="00460718">
          <w:lastRenderedPageBreak/>
          <w:delText xml:space="preserve">the analysis provides information that can be evaluated according to locally defined conservation, production, and implementation </w:delText>
        </w:r>
        <w:commentRangeStart w:id="58"/>
        <w:r w:rsidR="00121BAD" w:rsidRPr="00121BAD" w:rsidDel="00460718">
          <w:delText>objectives</w:delText>
        </w:r>
      </w:del>
      <w:commentRangeEnd w:id="58"/>
      <w:r w:rsidR="00460718">
        <w:rPr>
          <w:rStyle w:val="CommentReference"/>
        </w:rPr>
        <w:commentReference w:id="58"/>
      </w:r>
      <w:del w:id="59" w:author="Jordahl, Jim [VPR]" w:date="2026-09-24T07:59:00Z">
        <w:r w:rsidR="00121BAD" w:rsidRPr="00121BAD" w:rsidDel="00460718">
          <w:delText>.</w:delText>
        </w:r>
      </w:del>
      <w:commentRangeEnd w:id="56"/>
      <w:r w:rsidR="005E77EC">
        <w:rPr>
          <w:rStyle w:val="CommentReference"/>
        </w:rPr>
        <w:commentReference w:id="56"/>
      </w:r>
    </w:p>
    <w:p w14:paraId="4C0B060D" w14:textId="5983BD22" w:rsidR="001A7EF6" w:rsidRDefault="00C0181D" w:rsidP="00026D05">
      <w:pPr>
        <w:pStyle w:val="Heading1"/>
      </w:pPr>
      <w:r>
        <w:t xml:space="preserve">Materials and </w:t>
      </w:r>
      <w:r w:rsidR="00026D05" w:rsidRPr="00063A8B">
        <w:t>Methods</w:t>
      </w:r>
    </w:p>
    <w:p w14:paraId="7DD2D56B" w14:textId="77777777" w:rsidR="001A7EF6" w:rsidRPr="0044568A" w:rsidRDefault="001A7EF6" w:rsidP="0044568A">
      <w:pPr>
        <w:pStyle w:val="Heading2"/>
        <w:spacing w:line="480" w:lineRule="auto"/>
        <w:rPr>
          <w:rFonts w:cs="Times New Roman"/>
        </w:rPr>
      </w:pPr>
      <w:r w:rsidRPr="0044568A">
        <w:rPr>
          <w:rFonts w:cs="Times New Roman"/>
        </w:rPr>
        <w:t>Study Area</w:t>
      </w:r>
    </w:p>
    <w:p w14:paraId="626F9AF8" w14:textId="46AB25C5" w:rsidR="0044568A" w:rsidRDefault="00632AC7" w:rsidP="00252BBB">
      <w:pPr>
        <w:spacing w:before="100" w:beforeAutospacing="1" w:after="100" w:afterAutospacing="1" w:line="480" w:lineRule="auto"/>
        <w:ind w:firstLine="720"/>
      </w:pPr>
      <w:r w:rsidRPr="00300375">
        <w:t>We used a 32-km radial “</w:t>
      </w:r>
      <w:proofErr w:type="spellStart"/>
      <w:r w:rsidRPr="00300375">
        <w:t>supplyshed</w:t>
      </w:r>
      <w:proofErr w:type="spellEnd"/>
      <w:r w:rsidRPr="00300375">
        <w:t>” around an active anaerobic digestion (AD) facility in east-central Iowa to evaluate the strategic integration of conservation practices and biomass production</w:t>
      </w:r>
      <w:r>
        <w:t xml:space="preserve"> (Figure 1)</w:t>
      </w:r>
      <w:r w:rsidRPr="00300375">
        <w:t xml:space="preserve">. </w:t>
      </w:r>
      <w:r w:rsidR="000B42AB" w:rsidRPr="000B42AB">
        <w:t xml:space="preserve">The </w:t>
      </w:r>
      <w:proofErr w:type="spellStart"/>
      <w:r w:rsidR="000B42AB" w:rsidRPr="000B42AB">
        <w:t>supplyshed</w:t>
      </w:r>
      <w:proofErr w:type="spellEnd"/>
      <w:r w:rsidR="000B42AB" w:rsidRPr="000B42AB">
        <w:t xml:space="preserve"> defined the spatial extent of the bioenergy opportunity, whereas HUC12 watersheds were used as the primary landscape planning and aggregation units.</w:t>
      </w:r>
      <w:r w:rsidR="000B42AB">
        <w:t xml:space="preserve"> </w:t>
      </w:r>
      <w:r w:rsidRPr="00300375">
        <w:t xml:space="preserve">The operational facility provides a defined biomass-market boundary within which potential land-use changes can be evaluated, linking spatial conservation planning to an emerging agricultural biomass supply chain. The study AD facility generates energy to support its commercial farm </w:t>
      </w:r>
      <w:commentRangeStart w:id="60"/>
      <w:r w:rsidRPr="00300375">
        <w:t>operation</w:t>
      </w:r>
      <w:commentRangeEnd w:id="60"/>
      <w:r w:rsidR="00632185">
        <w:rPr>
          <w:rStyle w:val="CommentReference"/>
        </w:rPr>
        <w:commentReference w:id="60"/>
      </w:r>
      <w:r w:rsidRPr="00300375">
        <w:t xml:space="preserve"> and provides a real-world context for evaluating how additional biomass resources could be spatially distributed across the surrounding agricultural landscape.</w:t>
      </w:r>
      <w:r w:rsidR="00252BBB">
        <w:t xml:space="preserve"> </w:t>
      </w:r>
      <w:r w:rsidR="761A3FED" w:rsidRPr="761A3FED">
        <w:t xml:space="preserve">The 32-km </w:t>
      </w:r>
      <w:proofErr w:type="spellStart"/>
      <w:r w:rsidR="761A3FED" w:rsidRPr="761A3FED">
        <w:t>supplyshed</w:t>
      </w:r>
      <w:proofErr w:type="spellEnd"/>
      <w:r w:rsidR="761A3FED" w:rsidRPr="761A3FED">
        <w:t xml:space="preserve"> encompasses 313,962 ha, of which 73.0% is row crop agriculture (e.g., corn-soybean), 7.6% pasture, and 0.3% urban development (NASS 2024; </w:t>
      </w:r>
      <w:r w:rsidR="761A3FED" w:rsidRPr="00AC57FA">
        <w:rPr>
          <w:highlight w:val="green"/>
        </w:rPr>
        <w:t>Figure 1</w:t>
      </w:r>
      <w:r w:rsidR="761A3FED" w:rsidRPr="761A3FED">
        <w:t xml:space="preserve">).  The region also contains 16,800 ha of forested land (5% of </w:t>
      </w:r>
      <w:proofErr w:type="spellStart"/>
      <w:r w:rsidR="761A3FED" w:rsidRPr="761A3FED">
        <w:t>supplyshed</w:t>
      </w:r>
      <w:proofErr w:type="spellEnd"/>
      <w:r w:rsidR="761A3FED" w:rsidRPr="761A3FED">
        <w:t xml:space="preserve">; NASS 2024), primarily concentrated along riparian corridors and at least 2,235 ha of permanent conservation easements (0.7%; NCED; </w:t>
      </w:r>
      <w:hyperlink r:id="rId11" w:history="1">
        <w:r w:rsidR="00627F84" w:rsidRPr="00653D58">
          <w:rPr>
            <w:rStyle w:val="Hyperlink"/>
          </w:rPr>
          <w:t>https://www.conservationeasement.us/about/</w:t>
        </w:r>
      </w:hyperlink>
      <w:r w:rsidR="00627F84">
        <w:t xml:space="preserve">, </w:t>
      </w:r>
      <w:r w:rsidR="761A3FED" w:rsidRPr="761A3FED">
        <w:t>and Figure 1</w:t>
      </w:r>
      <w:r w:rsidR="00627F84">
        <w:t xml:space="preserve">). For a full summary of land cover see </w:t>
      </w:r>
      <w:r w:rsidR="761A3FED" w:rsidRPr="761A3FED">
        <w:t>Table 1)</w:t>
      </w:r>
      <w:r w:rsidR="00627F84">
        <w:t xml:space="preserve">. </w:t>
      </w:r>
    </w:p>
    <w:p w14:paraId="5DD2F123" w14:textId="418C48CD" w:rsidR="001A7EF6" w:rsidRDefault="00A244A9" w:rsidP="0044568A">
      <w:pPr>
        <w:spacing w:line="480" w:lineRule="auto"/>
        <w:ind w:firstLine="720"/>
      </w:pPr>
      <w:r>
        <w:t>M</w:t>
      </w:r>
      <w:r w:rsidRPr="00A244A9">
        <w:t>ajor land resource areas (MLR</w:t>
      </w:r>
      <w:r>
        <w:t>As)</w:t>
      </w:r>
      <w:r w:rsidRPr="00A244A9">
        <w:t xml:space="preserve"> were </w:t>
      </w:r>
      <w:ins w:id="61" w:author="Jordahl, Jim [VPR]" w:date="2026-09-22T15:13:00Z">
        <w:r w:rsidR="00BF2BDE">
          <w:t>used</w:t>
        </w:r>
      </w:ins>
      <w:del w:id="62" w:author="Jordahl, Jim [VPR]" w:date="2026-09-22T15:13:00Z">
        <w:r w:rsidRPr="00A244A9" w:rsidDel="00BF2BDE">
          <w:delText>utilized</w:delText>
        </w:r>
      </w:del>
      <w:r w:rsidRPr="00A244A9">
        <w:t xml:space="preserve"> as a planning unit </w:t>
      </w:r>
      <w:r w:rsidRPr="00460718">
        <w:rPr>
          <w:highlight w:val="yellow"/>
          <w:rPrChange w:id="63" w:author="Jordahl, Jim [VPR]" w:date="2026-09-24T08:07:00Z">
            <w:rPr/>
          </w:rPrChange>
        </w:rPr>
        <w:t xml:space="preserve">following INRS </w:t>
      </w:r>
      <w:commentRangeStart w:id="64"/>
      <w:r w:rsidRPr="00460718">
        <w:rPr>
          <w:highlight w:val="yellow"/>
          <w:rPrChange w:id="65" w:author="Jordahl, Jim [VPR]" w:date="2026-09-24T08:07:00Z">
            <w:rPr/>
          </w:rPrChange>
        </w:rPr>
        <w:t>scenarios</w:t>
      </w:r>
      <w:commentRangeEnd w:id="64"/>
      <w:r w:rsidR="00632185" w:rsidRPr="00460718">
        <w:rPr>
          <w:rStyle w:val="CommentReference"/>
          <w:highlight w:val="yellow"/>
          <w:rPrChange w:id="66" w:author="Jordahl, Jim [VPR]" w:date="2026-09-24T08:07:00Z">
            <w:rPr>
              <w:rStyle w:val="CommentReference"/>
            </w:rPr>
          </w:rPrChange>
        </w:rPr>
        <w:commentReference w:id="64"/>
      </w:r>
      <w:r w:rsidRPr="00460718">
        <w:rPr>
          <w:highlight w:val="yellow"/>
          <w:rPrChange w:id="67" w:author="Jordahl, Jim [VPR]" w:date="2026-09-24T08:07:00Z">
            <w:rPr/>
          </w:rPrChange>
        </w:rPr>
        <w:t xml:space="preserve"> be</w:t>
      </w:r>
      <w:r w:rsidRPr="00A244A9">
        <w:t xml:space="preserve">cause agricultural conditions differ and therefore conservation needs and practice recommendations </w:t>
      </w:r>
      <w:ins w:id="68" w:author="Jordahl, Jim [VPR]" w:date="2026-09-22T15:08:00Z">
        <w:r w:rsidR="00BF2BDE">
          <w:t>also vary</w:t>
        </w:r>
      </w:ins>
      <w:del w:id="69" w:author="Jordahl, Jim [VPR]" w:date="2026-09-22T15:08:00Z">
        <w:r w:rsidRPr="00A244A9" w:rsidDel="00BF2BDE">
          <w:delText>and among them</w:delText>
        </w:r>
      </w:del>
      <w:r w:rsidRPr="00A244A9">
        <w:t xml:space="preserve"> (Christianson </w:t>
      </w:r>
      <w:del w:id="70" w:author="Jordahl, Jim [VPR]" w:date="2026-09-22T15:07:00Z">
        <w:r w:rsidRPr="00A244A9" w:rsidDel="00632185">
          <w:delText xml:space="preserve"> </w:delText>
        </w:r>
      </w:del>
      <w:r w:rsidRPr="00A244A9">
        <w:t xml:space="preserve">et al., 2018; INRS 2025). </w:t>
      </w:r>
      <w:r w:rsidR="761A3FED" w:rsidRPr="761A3FED">
        <w:t>Four</w:t>
      </w:r>
      <w:r>
        <w:t xml:space="preserve"> </w:t>
      </w:r>
      <w:r>
        <w:lastRenderedPageBreak/>
        <w:t>MLRAs</w:t>
      </w:r>
      <w:r w:rsidR="761A3FED" w:rsidRPr="761A3FED">
        <w:t xml:space="preserve"> intersect</w:t>
      </w:r>
      <w:r w:rsidR="00627F84">
        <w:t xml:space="preserve"> the case study region</w:t>
      </w:r>
      <w:r w:rsidR="761A3FED" w:rsidRPr="761A3FED">
        <w:t xml:space="preserve">, including Illinois and Iowa Deep Loess and Drift, West-Central part (108c), Eastern Iowa and Minnesota Till Prairies (104), Northern Mississippi Valley Loess Hills (105), and Central Mississippi Valley Wooded Slopes, Northern Pat (115c) (Prior 1991) (Table 1). Extensive tile drainage networks are highly likely (based on soil and slope characteristics) contributing to </w:t>
      </w:r>
      <w:r w:rsidR="0006086E">
        <w:t>nitrate</w:t>
      </w:r>
      <w:r w:rsidR="761A3FED" w:rsidRPr="761A3FED">
        <w:t xml:space="preserve"> export and loading in stream systems (Schilling and Libra 2000; Schilling and Spooner 2006; INRS 2025). Additional loading results from inorganic fertilizer and livestock manure applied to row crops (INRS 2025)</w:t>
      </w:r>
      <w:r w:rsidR="00CE6255">
        <w:t xml:space="preserve">, however, this planning framework currently </w:t>
      </w:r>
      <w:ins w:id="71" w:author="Jordahl, Jim [VPR]" w:date="2026-09-22T15:09:00Z">
        <w:r w:rsidR="00BF2BDE">
          <w:t xml:space="preserve">does not </w:t>
        </w:r>
      </w:ins>
      <w:del w:id="72" w:author="Jordahl, Jim [VPR]" w:date="2026-09-22T15:09:00Z">
        <w:r w:rsidR="00CE6255" w:rsidDel="00BF2BDE">
          <w:delText xml:space="preserve">can’t </w:delText>
        </w:r>
      </w:del>
      <w:r w:rsidR="00CE6255">
        <w:t>differentiate between inorganic and organic N sources</w:t>
      </w:r>
      <w:r w:rsidR="761A3FED" w:rsidRPr="761A3FED">
        <w:t xml:space="preserve">. </w:t>
      </w:r>
    </w:p>
    <w:p w14:paraId="38BDB858" w14:textId="0D36E2FC" w:rsidR="007A2CEC" w:rsidDel="00D61CD6" w:rsidRDefault="0044568A" w:rsidP="009B4318">
      <w:pPr>
        <w:spacing w:line="480" w:lineRule="auto"/>
        <w:ind w:firstLine="720"/>
        <w:rPr>
          <w:del w:id="73" w:author="Jordahl, Jim [VPR]" w:date="2026-09-24T08:19:00Z"/>
        </w:rPr>
      </w:pPr>
      <w:del w:id="74" w:author="Jordahl, Jim [VPR]" w:date="2026-09-24T08:19:00Z">
        <w:r w:rsidRPr="00D61CD6" w:rsidDel="00D61CD6">
          <w:rPr>
            <w:highlight w:val="cyan"/>
            <w:rPrChange w:id="75" w:author="Jordahl, Jim [VPR]" w:date="2026-09-24T08:19:00Z">
              <w:rPr/>
            </w:rPrChange>
          </w:rPr>
          <w:delText xml:space="preserve">By targeting fields with elevated environmental risk, this study mapped where spatially explicit conservation practices and biomass systems could be strategically integrated to maximize environmental benefits. </w:delText>
        </w:r>
        <w:r w:rsidR="00CA58DD" w:rsidRPr="00D61CD6" w:rsidDel="00D61CD6">
          <w:rPr>
            <w:highlight w:val="cyan"/>
            <w:rPrChange w:id="76" w:author="Jordahl, Jim [VPR]" w:date="2026-09-24T08:19:00Z">
              <w:rPr/>
            </w:rPrChange>
          </w:rPr>
          <w:delText xml:space="preserve">Our </w:delText>
        </w:r>
        <w:r w:rsidR="005129B9" w:rsidRPr="00D61CD6" w:rsidDel="00D61CD6">
          <w:rPr>
            <w:highlight w:val="cyan"/>
            <w:rPrChange w:id="77" w:author="Jordahl, Jim [VPR]" w:date="2026-09-24T08:19:00Z">
              <w:rPr/>
            </w:rPrChange>
          </w:rPr>
          <w:delText>SDSS framework</w:delText>
        </w:r>
        <w:r w:rsidR="007A2CEC" w:rsidRPr="00D61CD6" w:rsidDel="00D61CD6">
          <w:rPr>
            <w:highlight w:val="cyan"/>
            <w:rPrChange w:id="78" w:author="Jordahl, Jim [VPR]" w:date="2026-09-24T08:19:00Z">
              <w:rPr/>
            </w:rPrChange>
          </w:rPr>
          <w:delText xml:space="preserve"> demonstrated how to</w:delText>
        </w:r>
        <w:r w:rsidR="005129B9" w:rsidRPr="00D61CD6" w:rsidDel="00D61CD6">
          <w:rPr>
            <w:highlight w:val="cyan"/>
            <w:rPrChange w:id="79" w:author="Jordahl, Jim [VPR]" w:date="2026-09-24T08:19:00Z">
              <w:rPr/>
            </w:rPrChange>
          </w:rPr>
          <w:delText xml:space="preserve"> spatially allocate vegetative-based practices for biomass production in accordance with state-level conservation objectives, </w:delText>
        </w:r>
        <w:r w:rsidRPr="00D61CD6" w:rsidDel="00D61CD6">
          <w:rPr>
            <w:highlight w:val="cyan"/>
            <w:rPrChange w:id="80" w:author="Jordahl, Jim [VPR]" w:date="2026-09-24T08:19:00Z">
              <w:rPr/>
            </w:rPrChange>
          </w:rPr>
          <w:delText>according to</w:delText>
        </w:r>
        <w:r w:rsidR="005129B9" w:rsidRPr="00D61CD6" w:rsidDel="00D61CD6">
          <w:rPr>
            <w:highlight w:val="cyan"/>
            <w:rPrChange w:id="81" w:author="Jordahl, Jim [VPR]" w:date="2026-09-24T08:19:00Z">
              <w:rPr/>
            </w:rPrChange>
          </w:rPr>
          <w:delText xml:space="preserve"> four non-mutually exclusive </w:delText>
        </w:r>
        <w:r w:rsidRPr="00D61CD6" w:rsidDel="00D61CD6">
          <w:rPr>
            <w:highlight w:val="cyan"/>
            <w:rPrChange w:id="82" w:author="Jordahl, Jim [VPR]" w:date="2026-09-24T08:19:00Z">
              <w:rPr/>
            </w:rPrChange>
          </w:rPr>
          <w:delText xml:space="preserve">planning </w:delText>
        </w:r>
        <w:r w:rsidR="005129B9" w:rsidRPr="00D61CD6" w:rsidDel="00D61CD6">
          <w:rPr>
            <w:highlight w:val="cyan"/>
            <w:rPrChange w:id="83" w:author="Jordahl, Jim [VPR]" w:date="2026-09-24T08:19:00Z">
              <w:rPr/>
            </w:rPrChange>
          </w:rPr>
          <w:delText>domains:</w:delText>
        </w:r>
        <w:r w:rsidR="0006086E" w:rsidRPr="00D61CD6" w:rsidDel="00D61CD6">
          <w:rPr>
            <w:highlight w:val="cyan"/>
            <w:rPrChange w:id="84" w:author="Jordahl, Jim [VPR]" w:date="2026-09-24T08:19:00Z">
              <w:rPr/>
            </w:rPrChange>
          </w:rPr>
          <w:delText xml:space="preserve"> nitrate</w:delText>
        </w:r>
        <w:r w:rsidR="005129B9" w:rsidRPr="00D61CD6" w:rsidDel="00D61CD6">
          <w:rPr>
            <w:highlight w:val="cyan"/>
            <w:rPrChange w:id="85" w:author="Jordahl, Jim [VPR]" w:date="2026-09-24T08:19:00Z">
              <w:rPr/>
            </w:rPrChange>
          </w:rPr>
          <w:delText xml:space="preserve"> load reduction, wildlife habitat enhancement, sediment transport reduction, and GHG emission mitigation. </w:delText>
        </w:r>
        <w:r w:rsidRPr="00D61CD6" w:rsidDel="00D61CD6">
          <w:rPr>
            <w:highlight w:val="cyan"/>
            <w:rPrChange w:id="86" w:author="Jordahl, Jim [VPR]" w:date="2026-09-24T08:19:00Z">
              <w:rPr/>
            </w:rPrChange>
          </w:rPr>
          <w:delText xml:space="preserve">Practices were categorized according to their primary planning objectives and </w:delText>
        </w:r>
        <w:r w:rsidR="005129B9" w:rsidRPr="00D61CD6" w:rsidDel="00D61CD6">
          <w:rPr>
            <w:highlight w:val="cyan"/>
            <w:rPrChange w:id="87" w:author="Jordahl, Jim [VPR]" w:date="2026-09-24T08:19:00Z">
              <w:rPr/>
            </w:rPrChange>
          </w:rPr>
          <w:delText>the geospatial data layers used to parameterize and target their placement</w:delText>
        </w:r>
        <w:r w:rsidRPr="00D61CD6" w:rsidDel="00D61CD6">
          <w:rPr>
            <w:highlight w:val="cyan"/>
            <w:rPrChange w:id="88" w:author="Jordahl, Jim [VPR]" w:date="2026-09-24T08:19:00Z">
              <w:rPr/>
            </w:rPrChange>
          </w:rPr>
          <w:delText xml:space="preserve">, although many practices provide multiple ecosystem services simultaneously. </w:delText>
        </w:r>
        <w:r w:rsidR="007A2CEC" w:rsidRPr="00D61CD6" w:rsidDel="00D61CD6">
          <w:rPr>
            <w:highlight w:val="cyan"/>
            <w:rPrChange w:id="89" w:author="Jordahl, Jim [VPR]" w:date="2026-09-24T08:19:00Z">
              <w:rPr/>
            </w:rPrChange>
          </w:rPr>
          <w:delText xml:space="preserve"> The interaction between cereal rye, water quality, and erosion control provides a representative </w:delText>
        </w:r>
        <w:commentRangeStart w:id="90"/>
        <w:r w:rsidR="007A2CEC" w:rsidRPr="00D61CD6" w:rsidDel="00D61CD6">
          <w:rPr>
            <w:highlight w:val="cyan"/>
            <w:rPrChange w:id="91" w:author="Jordahl, Jim [VPR]" w:date="2026-09-24T08:19:00Z">
              <w:rPr/>
            </w:rPrChange>
          </w:rPr>
          <w:delText>example</w:delText>
        </w:r>
        <w:commentRangeEnd w:id="90"/>
        <w:r w:rsidR="00D61CD6" w:rsidRPr="00D61CD6" w:rsidDel="00D61CD6">
          <w:rPr>
            <w:rStyle w:val="CommentReference"/>
            <w:highlight w:val="cyan"/>
            <w:rPrChange w:id="92" w:author="Jordahl, Jim [VPR]" w:date="2026-09-24T08:19:00Z">
              <w:rPr>
                <w:rStyle w:val="CommentReference"/>
              </w:rPr>
            </w:rPrChange>
          </w:rPr>
          <w:commentReference w:id="90"/>
        </w:r>
        <w:r w:rsidR="007A2CEC" w:rsidRPr="00D61CD6" w:rsidDel="00D61CD6">
          <w:rPr>
            <w:highlight w:val="cyan"/>
            <w:rPrChange w:id="93" w:author="Jordahl, Jim [VPR]" w:date="2026-09-24T08:19:00Z">
              <w:rPr/>
            </w:rPrChange>
          </w:rPr>
          <w:delText>.</w:delText>
        </w:r>
        <w:r w:rsidR="007A2CEC" w:rsidRPr="007A2CEC" w:rsidDel="00D61CD6">
          <w:delText xml:space="preserve"> </w:delText>
        </w:r>
      </w:del>
    </w:p>
    <w:p w14:paraId="79C80F0B" w14:textId="77777777" w:rsidR="007069EA" w:rsidRPr="00B56409" w:rsidRDefault="007069EA" w:rsidP="007069EA"/>
    <w:p w14:paraId="02069446" w14:textId="02FFE20C" w:rsidR="001F0A25" w:rsidRPr="00063A8B" w:rsidRDefault="00252BBB" w:rsidP="001F0A25">
      <w:pPr>
        <w:pStyle w:val="Heading2"/>
      </w:pPr>
      <w:r>
        <w:t>Conservation and biomass planning framework</w:t>
      </w:r>
    </w:p>
    <w:p w14:paraId="2F9CF514" w14:textId="2D8605BB" w:rsidR="005129B9" w:rsidRPr="005129B9" w:rsidRDefault="005129B9" w:rsidP="005129B9">
      <w:pPr>
        <w:spacing w:line="480" w:lineRule="auto"/>
        <w:ind w:firstLine="720"/>
      </w:pPr>
      <w:r w:rsidRPr="005129B9">
        <w:t xml:space="preserve">A multi-objective, spatially explicit </w:t>
      </w:r>
      <w:r w:rsidR="0044568A">
        <w:t>framework</w:t>
      </w:r>
      <w:r w:rsidR="0044568A" w:rsidRPr="005129B9">
        <w:t xml:space="preserve"> </w:t>
      </w:r>
      <w:r w:rsidRPr="005129B9">
        <w:t xml:space="preserve">is demonstrated using ArcGIS Pro 3.3.1 and geospatial tools, including the ACPF, </w:t>
      </w:r>
      <w:proofErr w:type="spellStart"/>
      <w:r w:rsidRPr="005129B9">
        <w:t>FiNRT</w:t>
      </w:r>
      <w:proofErr w:type="spellEnd"/>
      <w:r w:rsidRPr="005129B9">
        <w:t xml:space="preserve">, </w:t>
      </w:r>
      <w:r w:rsidR="002C27C5">
        <w:t xml:space="preserve">and </w:t>
      </w:r>
      <w:r w:rsidRPr="005129B9">
        <w:t>the Overland Flow Element (OFE) tool</w:t>
      </w:r>
      <w:r w:rsidR="003F3101">
        <w:t>.</w:t>
      </w:r>
      <w:r w:rsidRPr="005129B9">
        <w:t xml:space="preserve"> The</w:t>
      </w:r>
      <w:r w:rsidR="0044568A">
        <w:t>se</w:t>
      </w:r>
      <w:r w:rsidRPr="005129B9">
        <w:t xml:space="preserve"> GIS tools were developed for conservation planning </w:t>
      </w:r>
      <w:r w:rsidR="0044568A">
        <w:t>and follow</w:t>
      </w:r>
      <w:r w:rsidRPr="005129B9">
        <w:t xml:space="preserve"> Natural Resources Conservation Service (NRCS) conservation practice guidance </w:t>
      </w:r>
      <w:r w:rsidR="00CE6255" w:rsidRPr="005129B9">
        <w:t>t</w:t>
      </w:r>
      <w:r w:rsidR="00CE6255">
        <w:t>hat</w:t>
      </w:r>
      <w:r w:rsidR="00CE6255" w:rsidRPr="005129B9">
        <w:t xml:space="preserve"> </w:t>
      </w:r>
      <w:r w:rsidRPr="005129B9">
        <w:t xml:space="preserve">align with federal funding </w:t>
      </w:r>
      <w:r w:rsidRPr="005129B9">
        <w:lastRenderedPageBreak/>
        <w:t xml:space="preserve">programs (Porter et al. 2025). </w:t>
      </w:r>
      <w:r w:rsidR="005B2269">
        <w:t>While our use of</w:t>
      </w:r>
      <w:r w:rsidRPr="005129B9">
        <w:t xml:space="preserve"> this integrated suite of GIS tools </w:t>
      </w:r>
      <w:r w:rsidR="005B2269">
        <w:t>is specific to a case study context</w:t>
      </w:r>
      <w:r w:rsidRPr="005129B9">
        <w:t>, the data</w:t>
      </w:r>
      <w:r w:rsidR="0044568A">
        <w:t xml:space="preserve">sets </w:t>
      </w:r>
      <w:r w:rsidRPr="005129B9">
        <w:t xml:space="preserve">and tools are versatile and </w:t>
      </w:r>
      <w:r w:rsidR="0044568A">
        <w:t xml:space="preserve">broadly transferable to other regions where comparable public spatial data are </w:t>
      </w:r>
      <w:r w:rsidRPr="005129B9">
        <w:t xml:space="preserve">available (https://acpf4watersheds.org/toolbox). The flow of data between tools </w:t>
      </w:r>
      <w:r w:rsidR="00B43700">
        <w:t>is</w:t>
      </w:r>
      <w:r w:rsidRPr="005129B9">
        <w:t xml:space="preserve"> summarized in </w:t>
      </w:r>
      <w:r w:rsidRPr="00AC57FA">
        <w:rPr>
          <w:highlight w:val="green"/>
        </w:rPr>
        <w:t>Figure 2.</w:t>
      </w:r>
      <w:r w:rsidRPr="005129B9">
        <w:t xml:space="preserve"> </w:t>
      </w:r>
    </w:p>
    <w:p w14:paraId="4023C60F" w14:textId="77777777" w:rsidR="005033B7" w:rsidRDefault="001F0A25" w:rsidP="005033B7">
      <w:pPr>
        <w:spacing w:line="480" w:lineRule="auto"/>
        <w:ind w:firstLine="720"/>
      </w:pPr>
      <w:r w:rsidRPr="00063A8B">
        <w:t>The ACPF</w:t>
      </w:r>
      <w:r w:rsidR="00CE6255">
        <w:t xml:space="preserve"> consists of a core</w:t>
      </w:r>
      <w:r w:rsidRPr="00063A8B">
        <w:t xml:space="preserve"> spatial dataset organized by HUC12 watershed boundaries to </w:t>
      </w:r>
      <w:r w:rsidR="0044568A">
        <w:t xml:space="preserve">identify </w:t>
      </w:r>
      <w:r w:rsidR="0044568A" w:rsidRPr="00063A8B">
        <w:t xml:space="preserve">spatially explicit </w:t>
      </w:r>
      <w:r w:rsidR="0044568A">
        <w:t>field-scale</w:t>
      </w:r>
      <w:r w:rsidR="0044568A" w:rsidRPr="00063A8B">
        <w:t xml:space="preserve"> conservation </w:t>
      </w:r>
      <w:r w:rsidRPr="00063A8B">
        <w:t>opportunities on agricultural land (Porter et al., 2025). </w:t>
      </w:r>
      <w:r w:rsidR="00B40187">
        <w:t>The c</w:t>
      </w:r>
      <w:r w:rsidRPr="00063A8B">
        <w:t xml:space="preserve">ore dataset includes 10-m </w:t>
      </w:r>
      <w:proofErr w:type="spellStart"/>
      <w:r w:rsidRPr="00063A8B">
        <w:t>gSSURGO</w:t>
      </w:r>
      <w:proofErr w:type="spellEnd"/>
      <w:r w:rsidRPr="00063A8B">
        <w:t xml:space="preserve">, annual cropland data layers (CDL) from NASS, HUC12 watershed boundaries, and </w:t>
      </w:r>
      <w:r w:rsidR="00657231">
        <w:t xml:space="preserve">summary </w:t>
      </w:r>
      <w:r w:rsidRPr="00063A8B">
        <w:t xml:space="preserve">tables </w:t>
      </w:r>
      <w:r w:rsidR="00657231">
        <w:t>describing</w:t>
      </w:r>
      <w:r w:rsidR="00657231" w:rsidRPr="00063A8B">
        <w:t xml:space="preserve"> </w:t>
      </w:r>
      <w:r w:rsidRPr="00063A8B">
        <w:t xml:space="preserve">soil and land use for each field. </w:t>
      </w:r>
      <w:r w:rsidR="00657231">
        <w:t>Field boundaries are</w:t>
      </w:r>
      <w:r w:rsidRPr="00063A8B">
        <w:t xml:space="preserve"> based on a common land unit (CLU). </w:t>
      </w:r>
      <w:r w:rsidR="00657231">
        <w:t>Because</w:t>
      </w:r>
      <w:r w:rsidR="00657231" w:rsidRPr="00063A8B">
        <w:t xml:space="preserve"> </w:t>
      </w:r>
      <w:r w:rsidRPr="00063A8B">
        <w:t xml:space="preserve">ACPF depends on accurate surface flow paths, </w:t>
      </w:r>
      <w:proofErr w:type="spellStart"/>
      <w:r w:rsidRPr="00063A8B">
        <w:t>hydroconditioned</w:t>
      </w:r>
      <w:proofErr w:type="spellEnd"/>
      <w:r w:rsidRPr="00063A8B">
        <w:t xml:space="preserve"> </w:t>
      </w:r>
      <w:r w:rsidR="00657231">
        <w:t xml:space="preserve">2-meter </w:t>
      </w:r>
      <w:r w:rsidRPr="00063A8B">
        <w:t xml:space="preserve">digital elevation models (DEM) </w:t>
      </w:r>
      <w:r w:rsidR="00657231">
        <w:t xml:space="preserve">were </w:t>
      </w:r>
      <w:r w:rsidRPr="00063A8B">
        <w:t xml:space="preserve">prepared </w:t>
      </w:r>
      <w:r w:rsidR="00657231">
        <w:t xml:space="preserve">for all watersheds intersecting the </w:t>
      </w:r>
      <w:proofErr w:type="spellStart"/>
      <w:r w:rsidR="00657231" w:rsidRPr="007B06A0">
        <w:t>supplyshed</w:t>
      </w:r>
      <w:proofErr w:type="spellEnd"/>
      <w:r w:rsidR="00657231" w:rsidRPr="007B06A0">
        <w:t xml:space="preserve">. In total, </w:t>
      </w:r>
      <w:r w:rsidRPr="007B06A0">
        <w:t>4</w:t>
      </w:r>
      <w:r w:rsidR="005A593D" w:rsidRPr="007B06A0">
        <w:t>8</w:t>
      </w:r>
      <w:r w:rsidRPr="007B06A0">
        <w:t xml:space="preserve"> HUC12 watersheds intersect</w:t>
      </w:r>
      <w:r w:rsidR="00657231" w:rsidRPr="007B06A0">
        <w:t>ed</w:t>
      </w:r>
      <w:r w:rsidRPr="007B06A0">
        <w:t xml:space="preserve"> the 32 km </w:t>
      </w:r>
      <w:proofErr w:type="spellStart"/>
      <w:r w:rsidRPr="007B06A0">
        <w:t>supplyshed</w:t>
      </w:r>
      <w:proofErr w:type="spellEnd"/>
      <w:r w:rsidRPr="007B06A0">
        <w:t xml:space="preserve"> and were included in the </w:t>
      </w:r>
      <w:r w:rsidR="00657231" w:rsidRPr="007B06A0">
        <w:t xml:space="preserve">analysis </w:t>
      </w:r>
      <w:r w:rsidRPr="007B06A0">
        <w:t xml:space="preserve">(Figure 1). </w:t>
      </w:r>
      <w:r w:rsidR="005033B7" w:rsidRPr="007B06A0">
        <w:t>The framework begins with established state-level conservation priorities and translates them into spatially explicit planning scenarios that can be evaluated alongside biomass production objectives. The INRS provides primary science-based perspective for nutrient reduction in the state, while the IWAP provides a complementary statewide goal for increasing permanent vegetative cover. Rather than treating the maximum extent of any single conservation practice as a prescribed landscape configuration, we used four INRS single-practice scenarios as planning benchmarks</w:t>
      </w:r>
      <w:r w:rsidR="005033B7">
        <w:t xml:space="preserve"> relative specifically to nitrate-</w:t>
      </w:r>
      <w:commentRangeStart w:id="94"/>
      <w:r w:rsidR="005033B7">
        <w:t>N</w:t>
      </w:r>
      <w:commentRangeEnd w:id="94"/>
      <w:r w:rsidR="00CE337D">
        <w:rPr>
          <w:rStyle w:val="CommentReference"/>
        </w:rPr>
        <w:commentReference w:id="94"/>
      </w:r>
      <w:r w:rsidR="005033B7">
        <w:t xml:space="preserve"> reduction to establish the potential extent and spatial targeting of conservation practices relevant to the case </w:t>
      </w:r>
      <w:commentRangeStart w:id="95"/>
      <w:r w:rsidR="005033B7">
        <w:t>study</w:t>
      </w:r>
      <w:commentRangeEnd w:id="95"/>
      <w:r w:rsidR="00EA0768">
        <w:rPr>
          <w:rStyle w:val="CommentReference"/>
        </w:rPr>
        <w:commentReference w:id="95"/>
      </w:r>
      <w:r w:rsidR="005033B7">
        <w:t>. These benchmarks included cereal rye cover crops, nutrient-retention wetlands, riparian buffers, and perennial energy crops.</w:t>
      </w:r>
    </w:p>
    <w:p w14:paraId="0FB696CD" w14:textId="57EC70C3" w:rsidR="005033B7" w:rsidRDefault="005033B7" w:rsidP="005033B7">
      <w:pPr>
        <w:spacing w:line="480" w:lineRule="auto"/>
        <w:ind w:firstLine="720"/>
      </w:pPr>
      <w:r>
        <w:t>Specifically, the MLRA-specific INRS scenarios utilized represented: (1) “Plant a rye cover crop on all no‐till acres”</w:t>
      </w:r>
      <w:del w:id="96" w:author="Jordahl, Jim [VPR]" w:date="2026-09-22T17:14:00Z">
        <w:r w:rsidDel="004D0C91">
          <w:delText xml:space="preserve"> (INRS Section 2, Scenario CCa, p. 32)</w:delText>
        </w:r>
      </w:del>
      <w:r>
        <w:t xml:space="preserve">; (2) “Installing wetlands to </w:t>
      </w:r>
      <w:r>
        <w:lastRenderedPageBreak/>
        <w:t>treat 45% of the agricultural land”</w:t>
      </w:r>
      <w:del w:id="97" w:author="Jordahl, Jim [VPR]" w:date="2026-09-22T17:14:00Z">
        <w:r w:rsidDel="004D0C91">
          <w:delText xml:space="preserve"> (INRS Section 2, Scenario W, p. 33)</w:delText>
        </w:r>
      </w:del>
      <w:r>
        <w:t>; (3) “Installing buffers on all applicable acres”</w:t>
      </w:r>
      <w:del w:id="98" w:author="Jordahl, Jim [VPR]" w:date="2026-09-22T17:15:00Z">
        <w:r w:rsidDel="004D0C91">
          <w:delText xml:space="preserve"> (INRS Section 2, Scenario BF, p. 35)</w:delText>
        </w:r>
      </w:del>
      <w:r>
        <w:t>; and (4)  “Perennial crops (energy crops) to equal pasture/hay acreage in 1987”</w:t>
      </w:r>
      <w:del w:id="99" w:author="Jordahl, Jim [VPR]" w:date="2026-09-22T17:15:00Z">
        <w:r w:rsidDel="004D0C91">
          <w:delText xml:space="preserve"> (INRS Section 2, Scenario EC, p. 39</w:delText>
        </w:r>
        <w:bookmarkStart w:id="100" w:name="_Hlk241492592"/>
        <w:r w:rsidDel="004D0C91">
          <w:delText>)</w:delText>
        </w:r>
      </w:del>
      <w:ins w:id="101" w:author="Jordahl, Jim [VPR]" w:date="2026-09-24T08:42:00Z">
        <w:r w:rsidR="00EA0768">
          <w:t>(INRS S</w:t>
        </w:r>
      </w:ins>
      <w:ins w:id="102" w:author="Jordahl, Jim [VPR]" w:date="2026-09-24T08:43:00Z">
        <w:r w:rsidR="00EA0768">
          <w:t xml:space="preserve">ection 2 Scenarios </w:t>
        </w:r>
        <w:proofErr w:type="spellStart"/>
        <w:r w:rsidR="00EA0768">
          <w:t>CCa</w:t>
        </w:r>
        <w:proofErr w:type="spellEnd"/>
        <w:r w:rsidR="00EA0768">
          <w:t xml:space="preserve">, W, </w:t>
        </w:r>
      </w:ins>
      <w:ins w:id="103" w:author="Jordahl, Jim [VPR]" w:date="2026-09-24T08:44:00Z">
        <w:r w:rsidR="00EA0768">
          <w:t xml:space="preserve">BF, </w:t>
        </w:r>
      </w:ins>
      <w:ins w:id="104" w:author="Jordahl, Jim [VPR]" w:date="2026-09-24T08:43:00Z">
        <w:r w:rsidR="00EA0768">
          <w:t>and EC respectively</w:t>
        </w:r>
      </w:ins>
      <w:ins w:id="105" w:author="Jordahl, Jim [VPR]" w:date="2026-09-24T08:45:00Z">
        <w:r w:rsidR="00EA0768">
          <w:t>, pp. 33-39</w:t>
        </w:r>
      </w:ins>
      <w:ins w:id="106" w:author="Jordahl, Jim [VPR]" w:date="2026-09-24T08:43:00Z">
        <w:r w:rsidR="00EA0768">
          <w:t>)</w:t>
        </w:r>
      </w:ins>
      <w:r>
        <w:t xml:space="preserve">. </w:t>
      </w:r>
      <w:bookmarkEnd w:id="100"/>
      <w:r>
        <w:t>These scenarios were used as benchmarks for defining the potential extent of individual practices; the resulting multifunctional landscape was subsequently developed by identifying where these practices could jointly address environmental vulnerability, biomass production objectives, and landscape constraints. In the case of Scenario BF, saturated buffers were assumed to be installed in locations where ACPF sited them.</w:t>
      </w:r>
    </w:p>
    <w:p w14:paraId="6DB69867" w14:textId="5DD356D2" w:rsidR="007A1D00" w:rsidRDefault="00335B3F" w:rsidP="005033B7">
      <w:pPr>
        <w:spacing w:line="480" w:lineRule="auto"/>
        <w:ind w:firstLine="720"/>
      </w:pPr>
      <w:r>
        <w:t xml:space="preserve">Dedicated </w:t>
      </w:r>
      <w:commentRangeStart w:id="107"/>
      <w:r>
        <w:t>p</w:t>
      </w:r>
      <w:r w:rsidR="00B40187">
        <w:t>rairie b</w:t>
      </w:r>
      <w:r w:rsidR="001F0A25" w:rsidRPr="00063A8B">
        <w:t xml:space="preserve">iomass </w:t>
      </w:r>
      <w:commentRangeEnd w:id="107"/>
      <w:r w:rsidR="00C02190">
        <w:rPr>
          <w:rStyle w:val="CommentReference"/>
        </w:rPr>
        <w:commentReference w:id="107"/>
      </w:r>
      <w:r w:rsidR="001F0A25" w:rsidRPr="00063A8B">
        <w:t>production sites were co-located with vegetative conservation practices identified through ACPF outputs</w:t>
      </w:r>
      <w:r>
        <w:t xml:space="preserve">; vegetative practices </w:t>
      </w:r>
      <w:r w:rsidR="001F0A25" w:rsidRPr="00063A8B">
        <w:t>includ</w:t>
      </w:r>
      <w:r>
        <w:t>e</w:t>
      </w:r>
      <w:r w:rsidR="001F0A25" w:rsidRPr="00063A8B">
        <w:t xml:space="preserve"> nutrient removal wetland buffer areas, </w:t>
      </w:r>
      <w:r w:rsidR="009B4318">
        <w:t>prairie</w:t>
      </w:r>
      <w:r w:rsidR="001F0A25" w:rsidRPr="00063A8B">
        <w:t xml:space="preserve"> strips, and </w:t>
      </w:r>
      <w:r w:rsidR="00657231">
        <w:t xml:space="preserve">herbaceous </w:t>
      </w:r>
      <w:r w:rsidR="001F0A25" w:rsidRPr="00063A8B">
        <w:t xml:space="preserve">riparian buffers </w:t>
      </w:r>
      <w:r>
        <w:t>along with complementary</w:t>
      </w:r>
      <w:r w:rsidR="001F0A25" w:rsidRPr="00063A8B">
        <w:t xml:space="preserve"> saturated buffers. When </w:t>
      </w:r>
      <w:r>
        <w:t>additional vegetation</w:t>
      </w:r>
      <w:r w:rsidRPr="00063A8B">
        <w:t xml:space="preserve"> </w:t>
      </w:r>
      <w:r w:rsidR="001F0A25" w:rsidRPr="00063A8B">
        <w:t xml:space="preserve">generated from </w:t>
      </w:r>
      <w:r w:rsidR="006541B9">
        <w:t xml:space="preserve">these </w:t>
      </w:r>
      <w:r w:rsidR="001F0A25" w:rsidRPr="00063A8B">
        <w:t xml:space="preserve">site-specific </w:t>
      </w:r>
      <w:r w:rsidR="006541B9">
        <w:t>ACPF practices</w:t>
      </w:r>
      <w:r w:rsidR="001F0A25" w:rsidRPr="00063A8B">
        <w:t xml:space="preserve"> is insufficient to meet </w:t>
      </w:r>
      <w:r w:rsidR="005A78F1">
        <w:t>INRS</w:t>
      </w:r>
      <w:r w:rsidR="00CE6255">
        <w:t xml:space="preserve"> </w:t>
      </w:r>
      <w:r w:rsidR="001F0A25" w:rsidRPr="00063A8B">
        <w:t>land</w:t>
      </w:r>
      <w:r w:rsidR="00657231">
        <w:t>-</w:t>
      </w:r>
      <w:r w:rsidR="001F0A25" w:rsidRPr="00063A8B">
        <w:t xml:space="preserve">area </w:t>
      </w:r>
      <w:commentRangeStart w:id="108"/>
      <w:r w:rsidR="001F0A25" w:rsidRPr="00063A8B">
        <w:t>targets</w:t>
      </w:r>
      <w:commentRangeEnd w:id="108"/>
      <w:r w:rsidR="00CE337D">
        <w:rPr>
          <w:rStyle w:val="CommentReference"/>
        </w:rPr>
        <w:commentReference w:id="108"/>
      </w:r>
      <w:r w:rsidR="001F0A25" w:rsidRPr="00063A8B">
        <w:t xml:space="preserve">, additional whole fields </w:t>
      </w:r>
      <w:r w:rsidR="00C34C07">
        <w:t>were</w:t>
      </w:r>
      <w:r w:rsidR="00C34C07" w:rsidRPr="00063A8B">
        <w:t xml:space="preserve"> </w:t>
      </w:r>
      <w:r w:rsidR="001F0A25" w:rsidRPr="00063A8B">
        <w:t xml:space="preserve">allocated to prairie and cereal rye production based on soil loss vulnerability and proximity to existing wildlife habitat complexes. </w:t>
      </w:r>
      <w:r w:rsidR="00B40187">
        <w:t>E</w:t>
      </w:r>
      <w:r w:rsidR="00C34C07">
        <w:t>nvironmental outcomes and costs were</w:t>
      </w:r>
      <w:r w:rsidR="00C34C07" w:rsidRPr="00063A8B">
        <w:t xml:space="preserve"> </w:t>
      </w:r>
      <w:r w:rsidR="00C34C07">
        <w:t xml:space="preserve">reported at both </w:t>
      </w:r>
      <w:r w:rsidR="007A2CEC">
        <w:t xml:space="preserve">field- and </w:t>
      </w:r>
      <w:r w:rsidR="001F0A25" w:rsidRPr="00063A8B">
        <w:t>HUC12 watershed scale</w:t>
      </w:r>
      <w:r w:rsidR="007A2CEC">
        <w:t>s</w:t>
      </w:r>
      <w:r w:rsidR="007A1D00">
        <w:t xml:space="preserve">. </w:t>
      </w:r>
    </w:p>
    <w:p w14:paraId="3B9BE117" w14:textId="2EC7CDC7" w:rsidR="005B268F" w:rsidRPr="009737E4" w:rsidRDefault="001F0A25" w:rsidP="00557D7B">
      <w:pPr>
        <w:spacing w:before="100" w:beforeAutospacing="1" w:after="100" w:afterAutospacing="1" w:line="480" w:lineRule="auto"/>
        <w:ind w:firstLine="720"/>
      </w:pPr>
      <w:r w:rsidRPr="009737E4">
        <w:t xml:space="preserve">The soil loss vulnerability index (SVI) output from ACPF was used to prioritize cropped fields with </w:t>
      </w:r>
      <w:r w:rsidR="009737E4" w:rsidRPr="009737E4">
        <w:t>moderate-to-high vulnerability to surface runoff or leaching</w:t>
      </w:r>
      <w:r w:rsidRPr="009737E4">
        <w:t>. The SVI identif</w:t>
      </w:r>
      <w:r w:rsidR="009737E4" w:rsidRPr="009737E4">
        <w:t>ies</w:t>
      </w:r>
      <w:r w:rsidRPr="009737E4">
        <w:t xml:space="preserve"> fields </w:t>
      </w:r>
      <w:r w:rsidR="009737E4" w:rsidRPr="009737E4">
        <w:t xml:space="preserve">susceptible to </w:t>
      </w:r>
      <w:r w:rsidRPr="009737E4">
        <w:t>soil loss from surface flows and steep slopes (</w:t>
      </w:r>
      <w:proofErr w:type="spellStart"/>
      <w:r w:rsidRPr="009737E4">
        <w:t>Lohani</w:t>
      </w:r>
      <w:proofErr w:type="spellEnd"/>
      <w:r w:rsidRPr="009737E4">
        <w:t xml:space="preserve"> et al., 2020; Porter et al., 2025). From </w:t>
      </w:r>
      <w:r w:rsidR="009737E4" w:rsidRPr="009737E4">
        <w:t>fields</w:t>
      </w:r>
      <w:r w:rsidRPr="009737E4">
        <w:t xml:space="preserve"> meeting </w:t>
      </w:r>
      <w:r w:rsidR="009737E4" w:rsidRPr="009737E4">
        <w:t xml:space="preserve">these </w:t>
      </w:r>
      <w:r w:rsidRPr="009737E4">
        <w:t>criteria, a randomization process was used to select fields receiv</w:t>
      </w:r>
      <w:r w:rsidR="009737E4" w:rsidRPr="009737E4">
        <w:t>ing</w:t>
      </w:r>
      <w:r w:rsidRPr="009737E4">
        <w:t xml:space="preserve"> </w:t>
      </w:r>
      <w:commentRangeStart w:id="109"/>
      <w:r w:rsidRPr="009737E4">
        <w:t>prairie</w:t>
      </w:r>
      <w:commentRangeEnd w:id="109"/>
      <w:r w:rsidR="00D267F9">
        <w:rPr>
          <w:rStyle w:val="CommentReference"/>
        </w:rPr>
        <w:commentReference w:id="109"/>
      </w:r>
      <w:r w:rsidRPr="009737E4">
        <w:t xml:space="preserve"> or cereal rye treatment</w:t>
      </w:r>
      <w:r w:rsidR="00A96C52">
        <w:t xml:space="preserve">. </w:t>
      </w:r>
      <w:r w:rsidRPr="009737E4">
        <w:t xml:space="preserve"> </w:t>
      </w:r>
      <w:r w:rsidR="00A96C52" w:rsidRPr="0054631C">
        <w:t xml:space="preserve">Random selection among otherwise eligible fields was </w:t>
      </w:r>
      <w:r w:rsidR="00A96C52" w:rsidRPr="0054631C">
        <w:lastRenderedPageBreak/>
        <w:t>used to avoid implying that the model could identify a unique optimal set of fields when multiple spatial configurations could satisfy the same planning target</w:t>
      </w:r>
      <w:r w:rsidR="00056CC6">
        <w:t>.</w:t>
      </w:r>
      <w:r w:rsidR="007A1D00" w:rsidRPr="00E74BDB">
        <w:t xml:space="preserve"> </w:t>
      </w:r>
    </w:p>
    <w:p w14:paraId="4C022397" w14:textId="4A8602D1" w:rsidR="001F0A25" w:rsidRPr="001F0A25" w:rsidRDefault="00440ADB" w:rsidP="00CF0EC3">
      <w:pPr>
        <w:spacing w:before="100" w:beforeAutospacing="1" w:after="100" w:afterAutospacing="1" w:line="480" w:lineRule="auto"/>
      </w:pPr>
      <w:r>
        <w:tab/>
      </w:r>
      <w:r w:rsidR="4517F63C" w:rsidRPr="4517F63C">
        <w:t xml:space="preserve">The </w:t>
      </w:r>
      <w:r w:rsidR="00306EDA">
        <w:t xml:space="preserve">Scenario </w:t>
      </w:r>
      <w:proofErr w:type="spellStart"/>
      <w:r w:rsidR="00F66403">
        <w:t>CCa</w:t>
      </w:r>
      <w:proofErr w:type="spellEnd"/>
      <w:r w:rsidR="4517F63C" w:rsidRPr="4517F63C">
        <w:t xml:space="preserve"> does not have a built-in workflow in ACPF for siting cereal rye fields. Therefore, ACPF datasets were combined to manually identify fields </w:t>
      </w:r>
      <w:ins w:id="110" w:author="Jordahl, Jim [VPR]" w:date="2026-09-24T08:48:00Z">
        <w:r w:rsidR="00EA0768">
          <w:t xml:space="preserve">based </w:t>
        </w:r>
      </w:ins>
      <w:r w:rsidR="00306EDA">
        <w:t xml:space="preserve">on </w:t>
      </w:r>
      <w:r w:rsidR="4517F63C" w:rsidRPr="4517F63C">
        <w:t>land use between 2019 and 2024, and field boundaries</w:t>
      </w:r>
      <w:r w:rsidR="4517F63C" w:rsidRPr="00CF0EC3">
        <w:t xml:space="preserve">. </w:t>
      </w:r>
      <w:r w:rsidR="005B5D0D" w:rsidRPr="005B5D0D">
        <w:t xml:space="preserve">Cereal rye was restricted to corn-corn (CC) or corn-soybean (CS) rotation fields identified as no-till candidates since the INRS scenario specifies rye cover crops on </w:t>
      </w:r>
      <w:r w:rsidR="4517F63C" w:rsidRPr="4517F63C">
        <w:t xml:space="preserve">no-till fields. </w:t>
      </w:r>
      <w:r w:rsidR="005640CA" w:rsidRPr="0054631C">
        <w:t xml:space="preserve">No-till was therefore used as a </w:t>
      </w:r>
      <w:r w:rsidR="005640CA" w:rsidRPr="005640CA">
        <w:t>siting criterion,</w:t>
      </w:r>
      <w:r w:rsidR="005640CA" w:rsidRPr="0054631C">
        <w:t xml:space="preserve"> rather than as a modeled treatment effect. Environmental outcomes attributed to the scenario reflect the modeled effect of cereal rye and do not include additional benefits attributable to no-till management.</w:t>
      </w:r>
      <w:r w:rsidR="005640CA">
        <w:t xml:space="preserve"> </w:t>
      </w:r>
      <w:r w:rsidR="4517F63C" w:rsidRPr="4517F63C">
        <w:t xml:space="preserve">Because field specific information on soil management is not available, no-till fields were randomly assigned according to the proportion of no-till acreage reported for MLRA 104, 105, 108c, and 115c (INRS </w:t>
      </w:r>
      <w:commentRangeStart w:id="111"/>
      <w:r w:rsidR="4517F63C" w:rsidRPr="4517F63C">
        <w:t>2025</w:t>
      </w:r>
      <w:commentRangeEnd w:id="111"/>
      <w:r w:rsidR="004B1819">
        <w:rPr>
          <w:rStyle w:val="CommentReference"/>
        </w:rPr>
        <w:commentReference w:id="111"/>
      </w:r>
      <w:r w:rsidR="4517F63C" w:rsidRPr="4517F63C">
        <w:t xml:space="preserve">) (Table 2). From the queried fields, outputs from the SVI were stacked, and fields that had a moderate to high SVI class were selected to receive a cereal rye treatment. </w:t>
      </w:r>
    </w:p>
    <w:p w14:paraId="091C2C3A" w14:textId="210790F8" w:rsidR="001F0A25" w:rsidRPr="001F0A25" w:rsidRDefault="001F0A25" w:rsidP="001F0A25">
      <w:pPr>
        <w:spacing w:line="480" w:lineRule="auto"/>
        <w:ind w:firstLine="720"/>
      </w:pPr>
      <w:r w:rsidRPr="001F0A25">
        <w:t xml:space="preserve">In </w:t>
      </w:r>
      <w:r w:rsidR="00F66403">
        <w:t>Scenario W</w:t>
      </w:r>
      <w:r w:rsidRPr="001F0A25">
        <w:t xml:space="preserve">, </w:t>
      </w:r>
      <w:r w:rsidR="003A4732">
        <w:t>n</w:t>
      </w:r>
      <w:r w:rsidRPr="001F0A25">
        <w:t>utrient</w:t>
      </w:r>
      <w:r w:rsidR="003A4732">
        <w:t>-r</w:t>
      </w:r>
      <w:r w:rsidRPr="001F0A25">
        <w:t xml:space="preserve">etention </w:t>
      </w:r>
      <w:r w:rsidR="003A4732">
        <w:t>w</w:t>
      </w:r>
      <w:r w:rsidRPr="001F0A25">
        <w:t>etland</w:t>
      </w:r>
      <w:r w:rsidR="003A4732">
        <w:t>s</w:t>
      </w:r>
      <w:r w:rsidRPr="001F0A25">
        <w:t xml:space="preserve"> (NRW) </w:t>
      </w:r>
      <w:r w:rsidR="003A4732">
        <w:t>identified through</w:t>
      </w:r>
      <w:r w:rsidRPr="001F0A25">
        <w:t xml:space="preserve"> ACPF </w:t>
      </w:r>
      <w:r w:rsidR="003A4732">
        <w:t xml:space="preserve">outputs were used to determine </w:t>
      </w:r>
      <w:r w:rsidR="003A4732" w:rsidRPr="001F0A25">
        <w:t xml:space="preserve">wetland </w:t>
      </w:r>
      <w:r w:rsidRPr="001F0A25">
        <w:t>install</w:t>
      </w:r>
      <w:r w:rsidR="003A4732">
        <w:t>ation sites</w:t>
      </w:r>
      <w:r w:rsidRPr="001F0A25">
        <w:t xml:space="preserve"> (Porter et al. 2025). </w:t>
      </w:r>
      <w:r w:rsidR="003A4732">
        <w:t>V</w:t>
      </w:r>
      <w:r w:rsidR="003A4732" w:rsidRPr="001F0A25">
        <w:t>egetative buffer area</w:t>
      </w:r>
      <w:r w:rsidR="003A4732">
        <w:t>s</w:t>
      </w:r>
      <w:r w:rsidR="003A4732" w:rsidRPr="001F0A25">
        <w:t xml:space="preserve"> </w:t>
      </w:r>
      <w:r w:rsidR="003A4732">
        <w:t xml:space="preserve">were assumed </w:t>
      </w:r>
      <w:r w:rsidRPr="001F0A25">
        <w:t xml:space="preserve">to equal 3.5% of </w:t>
      </w:r>
      <w:r w:rsidR="003A4732">
        <w:t xml:space="preserve">each </w:t>
      </w:r>
      <w:r w:rsidRPr="001F0A25">
        <w:t>wetland drainage area (</w:t>
      </w:r>
      <w:proofErr w:type="spellStart"/>
      <w:r w:rsidRPr="001F0A25">
        <w:t>Bravard</w:t>
      </w:r>
      <w:proofErr w:type="spellEnd"/>
      <w:r w:rsidRPr="001F0A25">
        <w:t xml:space="preserve"> et al., 2022) and </w:t>
      </w:r>
      <w:r w:rsidR="003A4732">
        <w:t>were assumed</w:t>
      </w:r>
      <w:r w:rsidRPr="001F0A25">
        <w:t xml:space="preserve"> to be harvest</w:t>
      </w:r>
      <w:r w:rsidR="001E0008">
        <w:t>able</w:t>
      </w:r>
      <w:r w:rsidRPr="001F0A25">
        <w:t xml:space="preserve"> for prairie biomass. </w:t>
      </w:r>
      <w:r w:rsidR="009D02BB">
        <w:t>Wetlands</w:t>
      </w:r>
      <w:r w:rsidR="005B5D0D">
        <w:t xml:space="preserve"> with majority of the buffer</w:t>
      </w:r>
      <w:r w:rsidR="009D02BB">
        <w:t xml:space="preserve"> spanning multiple fields were excluded to maintain consistent field-level attribution and implementation assumptions</w:t>
      </w:r>
      <w:r w:rsidR="001E0008">
        <w:t>.</w:t>
      </w:r>
      <w:r w:rsidR="009D02BB">
        <w:t xml:space="preserve"> </w:t>
      </w:r>
      <w:r w:rsidRPr="001F0A25">
        <w:t xml:space="preserve">  </w:t>
      </w:r>
    </w:p>
    <w:p w14:paraId="18D974C8" w14:textId="0318F003" w:rsidR="001F0A25" w:rsidRPr="001F0A25" w:rsidRDefault="00F66403" w:rsidP="001F0A25">
      <w:pPr>
        <w:spacing w:line="480" w:lineRule="auto"/>
        <w:ind w:firstLine="720"/>
      </w:pPr>
      <w:r>
        <w:t xml:space="preserve">Scenario </w:t>
      </w:r>
      <w:r w:rsidR="00C647D1">
        <w:t>BF</w:t>
      </w:r>
      <w:r>
        <w:t xml:space="preserve"> </w:t>
      </w:r>
      <w:r w:rsidR="001F0A25" w:rsidRPr="001F0A25">
        <w:t xml:space="preserve">was </w:t>
      </w:r>
      <w:r w:rsidR="00D26542">
        <w:t>modified</w:t>
      </w:r>
      <w:r w:rsidR="00D26542" w:rsidRPr="001F0A25">
        <w:t xml:space="preserve"> </w:t>
      </w:r>
      <w:r w:rsidR="001F0A25" w:rsidRPr="001F0A25">
        <w:t xml:space="preserve">to </w:t>
      </w:r>
      <w:r w:rsidR="00D26542">
        <w:t>prioritize</w:t>
      </w:r>
      <w:r w:rsidR="00D26542" w:rsidRPr="001F0A25">
        <w:t xml:space="preserve"> </w:t>
      </w:r>
      <w:r w:rsidR="001F0A25" w:rsidRPr="001F0A25">
        <w:t xml:space="preserve">locations also suitable for saturated buffers, </w:t>
      </w:r>
      <w:r w:rsidR="00D26542">
        <w:t xml:space="preserve">thereby addressing both </w:t>
      </w:r>
      <w:r w:rsidR="001F0A25" w:rsidRPr="001F0A25">
        <w:t xml:space="preserve">runoff and subsurface </w:t>
      </w:r>
      <w:r w:rsidR="00D26542">
        <w:t>nitrate transport pathways</w:t>
      </w:r>
      <w:r w:rsidR="001F0A25" w:rsidRPr="001F0A25">
        <w:t xml:space="preserve">. The denitrifying practice tool </w:t>
      </w:r>
      <w:r w:rsidR="00D26542">
        <w:t>with</w:t>
      </w:r>
      <w:r w:rsidR="001F0A25" w:rsidRPr="001F0A25">
        <w:t xml:space="preserve">in ACPF was used to </w:t>
      </w:r>
      <w:r w:rsidR="00D26542">
        <w:t>identify</w:t>
      </w:r>
      <w:r w:rsidR="00D26542" w:rsidRPr="001F0A25">
        <w:t xml:space="preserve"> </w:t>
      </w:r>
      <w:r w:rsidR="001F0A25" w:rsidRPr="001F0A25">
        <w:t>saturated buffer</w:t>
      </w:r>
      <w:r w:rsidR="00D26542">
        <w:t xml:space="preserve"> locations</w:t>
      </w:r>
      <w:r w:rsidR="00992586">
        <w:t xml:space="preserve"> (Tomer et al., 2020)</w:t>
      </w:r>
      <w:r w:rsidR="001F0A25" w:rsidRPr="001F0A25">
        <w:t xml:space="preserve">. </w:t>
      </w:r>
      <w:r w:rsidR="00D26542">
        <w:lastRenderedPageBreak/>
        <w:t>B</w:t>
      </w:r>
      <w:r w:rsidR="001F0A25" w:rsidRPr="001F0A25">
        <w:t xml:space="preserve">uffers </w:t>
      </w:r>
      <w:r w:rsidR="00D26542">
        <w:t xml:space="preserve">centered on cropland </w:t>
      </w:r>
      <w:r w:rsidR="001F0A25" w:rsidRPr="001F0A25">
        <w:t xml:space="preserve">were retained, </w:t>
      </w:r>
      <w:r w:rsidR="00D26542">
        <w:t>whereas</w:t>
      </w:r>
      <w:r w:rsidR="00D26542" w:rsidRPr="001F0A25">
        <w:t xml:space="preserve"> </w:t>
      </w:r>
      <w:r w:rsidR="001F0A25" w:rsidRPr="001F0A25">
        <w:t xml:space="preserve">buffers </w:t>
      </w:r>
      <w:r w:rsidR="00D26542">
        <w:t>primarily associated with</w:t>
      </w:r>
      <w:r w:rsidR="001F0A25" w:rsidRPr="001F0A25">
        <w:t xml:space="preserve"> pastureland were </w:t>
      </w:r>
      <w:r w:rsidR="00D26542">
        <w:t>excluded</w:t>
      </w:r>
      <w:r w:rsidR="001F0A25" w:rsidRPr="001F0A25">
        <w:t>. A</w:t>
      </w:r>
      <w:r w:rsidR="00D26542">
        <w:t xml:space="preserve"> standardized </w:t>
      </w:r>
      <w:r w:rsidR="001F0A25" w:rsidRPr="001F0A25">
        <w:t xml:space="preserve">buffer width </w:t>
      </w:r>
      <w:r w:rsidR="00D26542">
        <w:t>of</w:t>
      </w:r>
      <w:r w:rsidR="00D26542" w:rsidRPr="001F0A25">
        <w:t xml:space="preserve"> </w:t>
      </w:r>
      <w:r w:rsidR="001F0A25" w:rsidRPr="001F0A25">
        <w:t xml:space="preserve">30.5 meters </w:t>
      </w:r>
      <w:r w:rsidR="00D26542">
        <w:t xml:space="preserve">was used </w:t>
      </w:r>
      <w:r w:rsidR="009D02BB">
        <w:t xml:space="preserve">as needed </w:t>
      </w:r>
      <w:r w:rsidR="001F0A25" w:rsidRPr="001F0A25">
        <w:t xml:space="preserve">to accommodate harvest machinery </w:t>
      </w:r>
      <w:r w:rsidR="00D26542">
        <w:t>while minimizing</w:t>
      </w:r>
      <w:r w:rsidR="001F0A25" w:rsidRPr="001F0A25">
        <w:t xml:space="preserve"> streambank</w:t>
      </w:r>
      <w:r w:rsidR="00D26542">
        <w:t xml:space="preserve"> disturbance and </w:t>
      </w:r>
      <w:r w:rsidR="001F0A25" w:rsidRPr="001F0A25">
        <w:t>support</w:t>
      </w:r>
      <w:r w:rsidR="00D26542">
        <w:t>ing</w:t>
      </w:r>
      <w:r w:rsidR="001F0A25" w:rsidRPr="001F0A25">
        <w:t xml:space="preserve"> area-sensitive wildlife species (Brittingham &amp; </w:t>
      </w:r>
      <w:proofErr w:type="spellStart"/>
      <w:r w:rsidR="001F0A25" w:rsidRPr="001F0A25">
        <w:t>DeCecco</w:t>
      </w:r>
      <w:proofErr w:type="spellEnd"/>
      <w:r w:rsidR="001F0A25" w:rsidRPr="001F0A25">
        <w:t>, 2025).</w:t>
      </w:r>
    </w:p>
    <w:p w14:paraId="6961C99C" w14:textId="2657B3C4" w:rsidR="001F0A25" w:rsidRPr="001F0A25" w:rsidRDefault="009E6782" w:rsidP="001F0A25">
      <w:pPr>
        <w:spacing w:line="480" w:lineRule="auto"/>
        <w:ind w:firstLine="720"/>
      </w:pPr>
      <w:r>
        <w:t xml:space="preserve">Scenario </w:t>
      </w:r>
      <w:r w:rsidR="00C647D1">
        <w:t>EC</w:t>
      </w:r>
      <w:r w:rsidR="001F0A25" w:rsidRPr="001F0A25">
        <w:t xml:space="preserve"> </w:t>
      </w:r>
      <w:del w:id="112" w:author="Jordahl, Jim [VPR]" w:date="2026-09-26T08:15:00Z">
        <w:r w:rsidR="001F0A25" w:rsidRPr="001F0A25" w:rsidDel="00D267F9">
          <w:delText xml:space="preserve">INRS scenario </w:delText>
        </w:r>
      </w:del>
      <w:r w:rsidR="00074B6E">
        <w:t xml:space="preserve">focused on </w:t>
      </w:r>
      <w:r w:rsidR="001F0A25" w:rsidRPr="001F0A25">
        <w:t>increas</w:t>
      </w:r>
      <w:r w:rsidR="00074B6E">
        <w:t>ing</w:t>
      </w:r>
      <w:r w:rsidR="001F0A25" w:rsidRPr="001F0A25">
        <w:t xml:space="preserve"> perennial cover </w:t>
      </w:r>
      <w:r w:rsidR="00074B6E">
        <w:t>through</w:t>
      </w:r>
      <w:r w:rsidR="001F0A25" w:rsidRPr="001F0A25">
        <w:t xml:space="preserve"> native tall grass prairie. This scenario also aligns with the IWAP recommendation</w:t>
      </w:r>
      <w:r w:rsidR="00074B6E">
        <w:t xml:space="preserve">s </w:t>
      </w:r>
      <w:r w:rsidR="00074B6E" w:rsidRPr="001F0A25">
        <w:t>to permanently protect</w:t>
      </w:r>
      <w:r w:rsidR="00074B6E">
        <w:t xml:space="preserve"> </w:t>
      </w:r>
      <w:r w:rsidR="001F0A25" w:rsidRPr="001F0A25">
        <w:t>4% of Iowa</w:t>
      </w:r>
      <w:r w:rsidR="00074B6E">
        <w:t>’s land area</w:t>
      </w:r>
      <w:r w:rsidR="001F0A25" w:rsidRPr="001F0A25">
        <w:t xml:space="preserve">. Cropped fields </w:t>
      </w:r>
      <w:r w:rsidR="00074B6E">
        <w:t>nearest</w:t>
      </w:r>
      <w:r w:rsidR="001F0A25" w:rsidRPr="001F0A25">
        <w:t xml:space="preserve"> </w:t>
      </w:r>
      <w:r w:rsidR="00074B6E">
        <w:t>(</w:t>
      </w:r>
      <w:r w:rsidR="001F0A25" w:rsidRPr="001F0A25">
        <w:t>Euclidean</w:t>
      </w:r>
      <w:r w:rsidR="00074B6E">
        <w:t>)</w:t>
      </w:r>
      <w:r w:rsidR="001F0A25" w:rsidRPr="001F0A25">
        <w:t xml:space="preserve"> to </w:t>
      </w:r>
      <w:r w:rsidR="00074B6E">
        <w:t xml:space="preserve">existing </w:t>
      </w:r>
      <w:r w:rsidR="001F0A25" w:rsidRPr="001F0A25">
        <w:t xml:space="preserve">NCED-reported permanent easements were selected to </w:t>
      </w:r>
      <w:r w:rsidR="00074B6E">
        <w:t>support a connected habitat matrix (</w:t>
      </w:r>
      <w:r w:rsidR="001F0A25" w:rsidRPr="001F0A25">
        <w:t>NCED 2024)</w:t>
      </w:r>
      <w:r w:rsidR="00074B6E">
        <w:t>.</w:t>
      </w:r>
      <w:r w:rsidR="001F0A25" w:rsidRPr="001F0A25">
        <w:t xml:space="preserve"> </w:t>
      </w:r>
      <w:r w:rsidR="00074B6E">
        <w:t>R</w:t>
      </w:r>
      <w:r w:rsidR="001F0A25" w:rsidRPr="001F0A25">
        <w:t>emaining perennial bio</w:t>
      </w:r>
      <w:r w:rsidR="00074B6E">
        <w:t xml:space="preserve">mass </w:t>
      </w:r>
      <w:commentRangeStart w:id="113"/>
      <w:r w:rsidR="00074B6E">
        <w:t>targets</w:t>
      </w:r>
      <w:commentRangeEnd w:id="113"/>
      <w:r w:rsidR="00D267F9">
        <w:rPr>
          <w:rStyle w:val="CommentReference"/>
        </w:rPr>
        <w:commentReference w:id="113"/>
      </w:r>
      <w:r w:rsidR="00074B6E">
        <w:t xml:space="preserve"> were me</w:t>
      </w:r>
      <w:r w:rsidR="005F50AC">
        <w:t>t</w:t>
      </w:r>
      <w:r w:rsidR="00074B6E">
        <w:t xml:space="preserve"> through a combination of </w:t>
      </w:r>
      <w:r w:rsidR="001F0A25" w:rsidRPr="001F0A25">
        <w:t xml:space="preserve">prairie strips and whole field </w:t>
      </w:r>
      <w:r w:rsidR="00074B6E">
        <w:t>conversion</w:t>
      </w:r>
      <w:r w:rsidR="00074B6E" w:rsidRPr="001F0A25">
        <w:t xml:space="preserve"> </w:t>
      </w:r>
      <w:r w:rsidR="001F0A25" w:rsidRPr="001F0A25">
        <w:t xml:space="preserve">from annual cropping systems to prairie. </w:t>
      </w:r>
    </w:p>
    <w:p w14:paraId="67806546" w14:textId="40AB56B0" w:rsidR="001F0A25" w:rsidRPr="001F0A25" w:rsidRDefault="001F0A25" w:rsidP="001F0A25">
      <w:pPr>
        <w:spacing w:line="480" w:lineRule="auto"/>
        <w:ind w:firstLine="720"/>
      </w:pPr>
      <w:r w:rsidRPr="001F0A25">
        <w:t xml:space="preserve">The ACPF Contour Buffer Strip (CBS) tool </w:t>
      </w:r>
      <w:r w:rsidR="00074B6E">
        <w:t xml:space="preserve">was </w:t>
      </w:r>
      <w:r w:rsidRPr="001F0A25">
        <w:t xml:space="preserve">customized to </w:t>
      </w:r>
      <w:r w:rsidR="00074B6E">
        <w:t>identify</w:t>
      </w:r>
      <w:r w:rsidR="00074B6E" w:rsidRPr="001F0A25">
        <w:t xml:space="preserve"> </w:t>
      </w:r>
      <w:r w:rsidR="00074B6E">
        <w:t xml:space="preserve">prairie strip </w:t>
      </w:r>
      <w:r w:rsidRPr="001F0A25">
        <w:t xml:space="preserve">locations </w:t>
      </w:r>
      <w:r w:rsidR="00074B6E">
        <w:t>using</w:t>
      </w:r>
      <w:r w:rsidR="00074B6E" w:rsidRPr="001F0A25">
        <w:t xml:space="preserve"> </w:t>
      </w:r>
      <w:r w:rsidRPr="001F0A25">
        <w:t>an 18.3-meter buffer width</w:t>
      </w:r>
      <w:r w:rsidR="004C2FF1">
        <w:t xml:space="preserve"> (</w:t>
      </w:r>
      <w:proofErr w:type="spellStart"/>
      <w:r w:rsidR="004C2FF1">
        <w:t>Respess</w:t>
      </w:r>
      <w:proofErr w:type="spellEnd"/>
      <w:r w:rsidR="004C2FF1">
        <w:t xml:space="preserve"> and Duncan 2021)</w:t>
      </w:r>
      <w:r w:rsidR="00074B6E">
        <w:t>. B</w:t>
      </w:r>
      <w:r w:rsidRPr="001F0A25">
        <w:t>uffer width</w:t>
      </w:r>
      <w:r w:rsidR="00074B6E">
        <w:t>s</w:t>
      </w:r>
      <w:r w:rsidRPr="001F0A25">
        <w:t xml:space="preserve"> w</w:t>
      </w:r>
      <w:r w:rsidR="00074B6E">
        <w:t>ere</w:t>
      </w:r>
      <w:r w:rsidRPr="001F0A25">
        <w:t xml:space="preserve"> </w:t>
      </w:r>
      <w:r w:rsidR="00074B6E">
        <w:t>selected</w:t>
      </w:r>
      <w:r w:rsidR="00074B6E" w:rsidRPr="001F0A25">
        <w:t xml:space="preserve"> </w:t>
      </w:r>
      <w:r w:rsidRPr="001F0A25">
        <w:t xml:space="preserve">based on commercial windrower </w:t>
      </w:r>
      <w:r w:rsidR="00074B6E">
        <w:t xml:space="preserve">dimensions </w:t>
      </w:r>
      <w:r w:rsidRPr="001F0A25">
        <w:t xml:space="preserve">and </w:t>
      </w:r>
      <w:r w:rsidR="00074B6E" w:rsidRPr="001F0A25">
        <w:t xml:space="preserve">NRCS wildlife </w:t>
      </w:r>
      <w:r w:rsidRPr="001F0A25">
        <w:t xml:space="preserve">recommendations (NRCS, 2014). CBS outputs were </w:t>
      </w:r>
      <w:r w:rsidR="00074B6E">
        <w:t xml:space="preserve">further </w:t>
      </w:r>
      <w:r w:rsidRPr="001F0A25">
        <w:t xml:space="preserve">filtered to ensure </w:t>
      </w:r>
      <w:r w:rsidR="00074B6E">
        <w:t>strips</w:t>
      </w:r>
      <w:r w:rsidRPr="001F0A25">
        <w:t xml:space="preserve"> occupied </w:t>
      </w:r>
      <w:r w:rsidR="00074B6E">
        <w:t>at least</w:t>
      </w:r>
      <w:r w:rsidRPr="001F0A25">
        <w:t xml:space="preserve"> 10</w:t>
      </w:r>
      <w:r w:rsidR="00074B6E">
        <w:t xml:space="preserve">% </w:t>
      </w:r>
      <w:r w:rsidRPr="001F0A25">
        <w:t xml:space="preserve">of the field to </w:t>
      </w:r>
      <w:r w:rsidR="00074B6E">
        <w:t>maximize</w:t>
      </w:r>
      <w:r w:rsidRPr="001F0A25">
        <w:t xml:space="preserve"> sediment and nitrate </w:t>
      </w:r>
      <w:r w:rsidR="00074B6E">
        <w:t>reduction</w:t>
      </w:r>
      <w:r w:rsidRPr="001F0A25">
        <w:t xml:space="preserve">, and wildlife habitat </w:t>
      </w:r>
      <w:r w:rsidR="00074B6E">
        <w:t xml:space="preserve">benefits </w:t>
      </w:r>
      <w:r w:rsidRPr="001F0A25">
        <w:t xml:space="preserve">(Schulte et al., 2017). </w:t>
      </w:r>
      <w:r w:rsidR="00074B6E">
        <w:t>R</w:t>
      </w:r>
      <w:r w:rsidRPr="001F0A25">
        <w:t xml:space="preserve">emaining perennial energy cropping area needed to achieve scenario four was </w:t>
      </w:r>
      <w:r w:rsidR="00074B6E">
        <w:t>allocated to</w:t>
      </w:r>
      <w:r w:rsidRPr="001F0A25">
        <w:t xml:space="preserve"> fields </w:t>
      </w:r>
      <w:r w:rsidR="00074B6E">
        <w:t>classified with</w:t>
      </w:r>
      <w:r w:rsidRPr="001F0A25">
        <w:t xml:space="preserve"> moderate, moderately high, or high</w:t>
      </w:r>
      <w:r w:rsidR="00074B6E">
        <w:t xml:space="preserve"> SVI values</w:t>
      </w:r>
      <w:r w:rsidRPr="001F0A25">
        <w:t>.</w:t>
      </w:r>
    </w:p>
    <w:p w14:paraId="43BA1515" w14:textId="0137616A" w:rsidR="001F0A25" w:rsidRPr="001F0A25" w:rsidRDefault="00252BBB" w:rsidP="001F0A25">
      <w:pPr>
        <w:keepNext/>
        <w:keepLines/>
        <w:spacing w:before="40"/>
        <w:ind w:firstLine="720"/>
        <w:outlineLvl w:val="1"/>
        <w:rPr>
          <w:rFonts w:eastAsiaTheme="majorEastAsia" w:cstheme="majorBidi"/>
          <w:i/>
          <w:szCs w:val="26"/>
        </w:rPr>
      </w:pPr>
      <w:r>
        <w:rPr>
          <w:rFonts w:eastAsiaTheme="majorEastAsia" w:cstheme="majorBidi"/>
          <w:i/>
          <w:szCs w:val="26"/>
        </w:rPr>
        <w:t>Ecosystem service and biomass outcomes</w:t>
      </w:r>
    </w:p>
    <w:p w14:paraId="54C79A9F" w14:textId="03B07F91" w:rsidR="001F0A25" w:rsidRPr="001F0A25" w:rsidRDefault="00DD1B38" w:rsidP="001F0A25">
      <w:pPr>
        <w:spacing w:line="480" w:lineRule="auto"/>
        <w:ind w:firstLine="720"/>
      </w:pPr>
      <w:r w:rsidRPr="00DD1B38">
        <w:t>The spatial framework presented in this paper reports ecosystem service outcomes on a per year basis</w:t>
      </w:r>
      <w:r w:rsidR="00B77666">
        <w:t xml:space="preserve"> and reports the capacity of the landscape to generate ecosystem services annually</w:t>
      </w:r>
      <w:r w:rsidR="00DD761C">
        <w:t xml:space="preserve">. </w:t>
      </w:r>
      <w:r w:rsidR="001F0A25" w:rsidRPr="001F0A25">
        <w:t xml:space="preserve">To estimate sediment loads, the OFE tool </w:t>
      </w:r>
      <w:r w:rsidR="00A84788" w:rsidRPr="00A84788">
        <w:t>downscale</w:t>
      </w:r>
      <w:r w:rsidR="00A84788">
        <w:t>d</w:t>
      </w:r>
      <w:r w:rsidR="00A84788" w:rsidRPr="00A84788">
        <w:t xml:space="preserve"> output from </w:t>
      </w:r>
      <w:r w:rsidR="00A84788" w:rsidRPr="004B1819">
        <w:rPr>
          <w:highlight w:val="cyan"/>
          <w:rPrChange w:id="114" w:author="Jordahl, Jim [VPR]" w:date="2026-09-24T08:57:00Z">
            <w:rPr/>
          </w:rPrChange>
        </w:rPr>
        <w:t xml:space="preserve">Daily Erosion Project (DEP; DEP </w:t>
      </w:r>
      <w:commentRangeStart w:id="115"/>
      <w:r w:rsidR="00A84788" w:rsidRPr="004B1819">
        <w:rPr>
          <w:highlight w:val="cyan"/>
          <w:rPrChange w:id="116" w:author="Jordahl, Jim [VPR]" w:date="2026-09-24T08:57:00Z">
            <w:rPr/>
          </w:rPrChange>
        </w:rPr>
        <w:t>2025</w:t>
      </w:r>
      <w:commentRangeEnd w:id="115"/>
      <w:r w:rsidR="004B1819" w:rsidRPr="004B1819">
        <w:rPr>
          <w:rStyle w:val="CommentReference"/>
          <w:highlight w:val="cyan"/>
          <w:rPrChange w:id="117" w:author="Jordahl, Jim [VPR]" w:date="2026-09-24T08:57:00Z">
            <w:rPr>
              <w:rStyle w:val="CommentReference"/>
            </w:rPr>
          </w:rPrChange>
        </w:rPr>
        <w:commentReference w:id="115"/>
      </w:r>
      <w:r w:rsidR="00A84788" w:rsidRPr="004B1819">
        <w:rPr>
          <w:highlight w:val="cyan"/>
          <w:rPrChange w:id="118" w:author="Jordahl, Jim [VPR]" w:date="2026-09-24T08:57:00Z">
            <w:rPr/>
          </w:rPrChange>
        </w:rPr>
        <w:t>)</w:t>
      </w:r>
      <w:r w:rsidR="00A84788" w:rsidRPr="00A84788">
        <w:t xml:space="preserve"> and produce</w:t>
      </w:r>
      <w:r w:rsidR="00A84788">
        <w:t>d</w:t>
      </w:r>
      <w:r w:rsidR="00A84788" w:rsidRPr="00A84788">
        <w:t xml:space="preserve"> field and sub-field scale soil loss estimation data based on land use, slope, soil, and tillage characteristics. </w:t>
      </w:r>
      <w:r w:rsidR="001F0A25" w:rsidRPr="004B1819">
        <w:rPr>
          <w:highlight w:val="cyan"/>
          <w:rPrChange w:id="119" w:author="Jordahl, Jim [VPR]" w:date="2026-09-24T08:57:00Z">
            <w:rPr/>
          </w:rPrChange>
        </w:rPr>
        <w:t xml:space="preserve">Daily Erosion Project </w:t>
      </w:r>
      <w:ins w:id="120" w:author="Jordahl, Jim [VPR]" w:date="2026-09-24T08:57:00Z">
        <w:r w:rsidR="004B1819">
          <w:rPr>
            <w:highlight w:val="cyan"/>
          </w:rPr>
          <w:t xml:space="preserve">data were used </w:t>
        </w:r>
      </w:ins>
      <w:r w:rsidR="001F0A25" w:rsidRPr="004B1819">
        <w:rPr>
          <w:highlight w:val="cyan"/>
          <w:rPrChange w:id="121" w:author="Jordahl, Jim [VPR]" w:date="2026-09-24T08:57:00Z">
            <w:rPr/>
          </w:rPrChange>
        </w:rPr>
        <w:t>(DEP; https://www.dailyerosion.org/)</w:t>
      </w:r>
      <w:r w:rsidR="001F0A25" w:rsidRPr="001F0A25">
        <w:t xml:space="preserve"> to quantify soil displacement along hillslopes and estimate </w:t>
      </w:r>
      <w:r w:rsidR="001F0A25" w:rsidRPr="001F0A25">
        <w:lastRenderedPageBreak/>
        <w:t xml:space="preserve">average runoff and soil displacement at the field scale. The model uses the Water Erosion Prediction Project (WEPP) and an event-based modeling approach to evaluate precipitation, hillslope, and soil detachment characteristics. </w:t>
      </w:r>
      <w:commentRangeStart w:id="122"/>
      <w:ins w:id="123" w:author="Jordahl, Jim [VPR]" w:date="2026-09-24T08:58:00Z">
        <w:r w:rsidR="004B1819">
          <w:t>The</w:t>
        </w:r>
        <w:commentRangeEnd w:id="122"/>
        <w:r w:rsidR="004B1819">
          <w:rPr>
            <w:rStyle w:val="CommentReference"/>
          </w:rPr>
          <w:commentReference w:id="122"/>
        </w:r>
        <w:r w:rsidR="004B1819">
          <w:t xml:space="preserve"> </w:t>
        </w:r>
      </w:ins>
      <w:r w:rsidR="001F0A25" w:rsidRPr="001F0A25">
        <w:t xml:space="preserve">OFE Tool inputs include ACPF core datasets, a </w:t>
      </w:r>
      <w:proofErr w:type="spellStart"/>
      <w:r w:rsidR="001F0A25" w:rsidRPr="001F0A25">
        <w:t>hydroconditioned</w:t>
      </w:r>
      <w:proofErr w:type="spellEnd"/>
      <w:r w:rsidR="001F0A25" w:rsidRPr="001F0A25">
        <w:t xml:space="preserve"> DEM, and a tillage raster generated from seasonal aerial imagery to estimate residue management. </w:t>
      </w:r>
      <w:r w:rsidR="00012949">
        <w:t>S</w:t>
      </w:r>
      <w:r w:rsidR="001F0A25" w:rsidRPr="001F0A25">
        <w:t>ediment transport and delivery were estimated for each field using the OFE tool and reported as kg sediment ha</w:t>
      </w:r>
      <w:r w:rsidR="001F0A25" w:rsidRPr="001F0A25">
        <w:rPr>
          <w:vertAlign w:val="superscript"/>
        </w:rPr>
        <w:t>-1</w:t>
      </w:r>
      <w:r w:rsidR="001F0A25" w:rsidRPr="001F0A25">
        <w:t xml:space="preserve"> (Luquin et al., 2024).</w:t>
      </w:r>
    </w:p>
    <w:p w14:paraId="0883B75B" w14:textId="1630988D" w:rsidR="001F0A25" w:rsidRPr="00A42F24" w:rsidRDefault="001F0A25" w:rsidP="000445C0">
      <w:pPr>
        <w:pStyle w:val="CommentText"/>
        <w:spacing w:line="480" w:lineRule="auto"/>
        <w:ind w:firstLine="720"/>
        <w:rPr>
          <w:sz w:val="24"/>
          <w:szCs w:val="24"/>
        </w:rPr>
      </w:pPr>
      <w:r w:rsidRPr="00A42F24">
        <w:rPr>
          <w:sz w:val="24"/>
          <w:szCs w:val="24"/>
        </w:rPr>
        <w:t xml:space="preserve">Using </w:t>
      </w:r>
      <w:proofErr w:type="spellStart"/>
      <w:r w:rsidRPr="00A42F24">
        <w:rPr>
          <w:sz w:val="24"/>
          <w:szCs w:val="24"/>
        </w:rPr>
        <w:t>FiNRT</w:t>
      </w:r>
      <w:proofErr w:type="spellEnd"/>
      <w:r w:rsidRPr="00A42F24">
        <w:rPr>
          <w:sz w:val="24"/>
          <w:szCs w:val="24"/>
        </w:rPr>
        <w:t xml:space="preserve">, </w:t>
      </w:r>
      <w:r w:rsidR="00E40C77" w:rsidRPr="00A42F24">
        <w:rPr>
          <w:sz w:val="24"/>
          <w:szCs w:val="24"/>
        </w:rPr>
        <w:t xml:space="preserve">baseline </w:t>
      </w:r>
      <w:r w:rsidRPr="00A42F24">
        <w:rPr>
          <w:sz w:val="24"/>
          <w:szCs w:val="24"/>
        </w:rPr>
        <w:t>nitrate load</w:t>
      </w:r>
      <w:r w:rsidR="00267689" w:rsidRPr="00A42F24">
        <w:rPr>
          <w:sz w:val="24"/>
          <w:szCs w:val="24"/>
        </w:rPr>
        <w:t>s</w:t>
      </w:r>
      <w:r w:rsidRPr="00A42F24">
        <w:rPr>
          <w:sz w:val="24"/>
          <w:szCs w:val="24"/>
        </w:rPr>
        <w:t xml:space="preserve"> </w:t>
      </w:r>
      <w:r w:rsidR="00267689" w:rsidRPr="00A42F24">
        <w:rPr>
          <w:sz w:val="24"/>
          <w:szCs w:val="24"/>
        </w:rPr>
        <w:t xml:space="preserve">for </w:t>
      </w:r>
      <w:r w:rsidRPr="00A42F24">
        <w:rPr>
          <w:sz w:val="24"/>
          <w:szCs w:val="24"/>
        </w:rPr>
        <w:t xml:space="preserve">each field </w:t>
      </w:r>
      <w:r w:rsidR="00267689" w:rsidRPr="00A42F24">
        <w:rPr>
          <w:sz w:val="24"/>
          <w:szCs w:val="24"/>
        </w:rPr>
        <w:t>were estimated from</w:t>
      </w:r>
      <w:r w:rsidRPr="00A42F24">
        <w:rPr>
          <w:sz w:val="24"/>
          <w:szCs w:val="24"/>
        </w:rPr>
        <w:t xml:space="preserve"> cropping history </w:t>
      </w:r>
      <w:r w:rsidR="00267689" w:rsidRPr="00A42F24">
        <w:rPr>
          <w:sz w:val="24"/>
          <w:szCs w:val="24"/>
        </w:rPr>
        <w:t xml:space="preserve">between </w:t>
      </w:r>
      <w:r w:rsidRPr="00A42F24">
        <w:rPr>
          <w:sz w:val="24"/>
          <w:szCs w:val="24"/>
        </w:rPr>
        <w:t>2019 to 2024 and fertilizer rate</w:t>
      </w:r>
      <w:r w:rsidR="00267689" w:rsidRPr="00A42F24">
        <w:rPr>
          <w:sz w:val="24"/>
          <w:szCs w:val="24"/>
        </w:rPr>
        <w:t>s</w:t>
      </w:r>
      <w:r w:rsidRPr="00A42F24">
        <w:rPr>
          <w:sz w:val="24"/>
          <w:szCs w:val="24"/>
        </w:rPr>
        <w:t xml:space="preserve"> </w:t>
      </w:r>
      <w:ins w:id="124" w:author="Jordahl, Jim [VPR]" w:date="2026-09-24T09:00:00Z">
        <w:r w:rsidR="004B1819">
          <w:rPr>
            <w:sz w:val="24"/>
            <w:szCs w:val="24"/>
          </w:rPr>
          <w:t xml:space="preserve">were </w:t>
        </w:r>
      </w:ins>
      <w:r w:rsidR="00267689" w:rsidRPr="00A42F24">
        <w:rPr>
          <w:sz w:val="24"/>
          <w:szCs w:val="24"/>
        </w:rPr>
        <w:t>derived from</w:t>
      </w:r>
      <w:r w:rsidRPr="00A42F24">
        <w:rPr>
          <w:sz w:val="24"/>
          <w:szCs w:val="24"/>
        </w:rPr>
        <w:t xml:space="preserve"> maximum return to N (MRTN) guidance. </w:t>
      </w:r>
      <w:proofErr w:type="spellStart"/>
      <w:r w:rsidRPr="00A42F24">
        <w:rPr>
          <w:sz w:val="24"/>
          <w:szCs w:val="24"/>
        </w:rPr>
        <w:t>FiNRT</w:t>
      </w:r>
      <w:proofErr w:type="spellEnd"/>
      <w:r w:rsidRPr="00A42F24">
        <w:rPr>
          <w:sz w:val="24"/>
          <w:szCs w:val="24"/>
        </w:rPr>
        <w:t xml:space="preserve"> quantifies </w:t>
      </w:r>
      <w:r w:rsidR="00267689" w:rsidRPr="00A42F24">
        <w:rPr>
          <w:sz w:val="24"/>
          <w:szCs w:val="24"/>
        </w:rPr>
        <w:t xml:space="preserve">field-level </w:t>
      </w:r>
      <w:r w:rsidRPr="00A42F24">
        <w:rPr>
          <w:sz w:val="24"/>
          <w:szCs w:val="24"/>
        </w:rPr>
        <w:t xml:space="preserve">nitrogen requirements based on 6-year land-use data and </w:t>
      </w:r>
      <w:r w:rsidR="00267689" w:rsidRPr="00A42F24">
        <w:rPr>
          <w:sz w:val="24"/>
          <w:szCs w:val="24"/>
        </w:rPr>
        <w:t xml:space="preserve">estimates </w:t>
      </w:r>
      <w:r w:rsidRPr="00A42F24">
        <w:rPr>
          <w:sz w:val="24"/>
          <w:szCs w:val="24"/>
        </w:rPr>
        <w:t xml:space="preserve">the proportion of </w:t>
      </w:r>
      <w:r w:rsidR="00267689" w:rsidRPr="00A42F24">
        <w:rPr>
          <w:sz w:val="24"/>
          <w:szCs w:val="24"/>
        </w:rPr>
        <w:t xml:space="preserve">applied </w:t>
      </w:r>
      <w:r w:rsidRPr="00A42F24">
        <w:rPr>
          <w:sz w:val="24"/>
          <w:szCs w:val="24"/>
        </w:rPr>
        <w:t xml:space="preserve">nitrogen likely to be lost </w:t>
      </w:r>
      <w:r w:rsidR="00267689" w:rsidRPr="00A42F24">
        <w:rPr>
          <w:sz w:val="24"/>
          <w:szCs w:val="24"/>
        </w:rPr>
        <w:t>through</w:t>
      </w:r>
      <w:r w:rsidRPr="00A42F24">
        <w:rPr>
          <w:sz w:val="24"/>
          <w:szCs w:val="24"/>
        </w:rPr>
        <w:t xml:space="preserve"> nitrate leaching (</w:t>
      </w:r>
      <w:proofErr w:type="spellStart"/>
      <w:r w:rsidRPr="00A42F24">
        <w:rPr>
          <w:sz w:val="24"/>
          <w:szCs w:val="24"/>
        </w:rPr>
        <w:t>Bravard</w:t>
      </w:r>
      <w:proofErr w:type="spellEnd"/>
      <w:r w:rsidRPr="00A42F24">
        <w:rPr>
          <w:sz w:val="24"/>
          <w:szCs w:val="24"/>
        </w:rPr>
        <w:t xml:space="preserve"> et al., 2022).</w:t>
      </w:r>
      <w:r w:rsidR="00267689" w:rsidRPr="00A42F24">
        <w:rPr>
          <w:sz w:val="24"/>
          <w:szCs w:val="24"/>
        </w:rPr>
        <w:t xml:space="preserve"> </w:t>
      </w:r>
      <w:r w:rsidR="00A42F24">
        <w:rPr>
          <w:sz w:val="24"/>
          <w:szCs w:val="24"/>
        </w:rPr>
        <w:t xml:space="preserve"> </w:t>
      </w:r>
      <w:r w:rsidR="00A6340F" w:rsidRPr="00A6340F">
        <w:rPr>
          <w:sz w:val="24"/>
          <w:szCs w:val="24"/>
        </w:rPr>
        <w:t xml:space="preserve">The by-field sediment loads calculated from the OFE tool output and nitrate load calculated using </w:t>
      </w:r>
      <w:proofErr w:type="spellStart"/>
      <w:r w:rsidR="00A6340F" w:rsidRPr="00A6340F">
        <w:rPr>
          <w:sz w:val="24"/>
          <w:szCs w:val="24"/>
        </w:rPr>
        <w:t>FiNRT</w:t>
      </w:r>
      <w:proofErr w:type="spellEnd"/>
      <w:r w:rsidR="00A6340F" w:rsidRPr="00A6340F">
        <w:rPr>
          <w:sz w:val="24"/>
          <w:szCs w:val="24"/>
        </w:rPr>
        <w:t xml:space="preserve"> were used as the baseline</w:t>
      </w:r>
      <w:r w:rsidR="00A6340F">
        <w:rPr>
          <w:sz w:val="24"/>
          <w:szCs w:val="24"/>
        </w:rPr>
        <w:t xml:space="preserve"> loading potential. </w:t>
      </w:r>
      <w:r w:rsidRPr="00A42F24">
        <w:rPr>
          <w:sz w:val="24"/>
          <w:szCs w:val="24"/>
        </w:rPr>
        <w:t xml:space="preserve">The contributing area to each </w:t>
      </w:r>
      <w:r w:rsidR="00A6340F">
        <w:rPr>
          <w:sz w:val="24"/>
          <w:szCs w:val="24"/>
        </w:rPr>
        <w:t>vegetative</w:t>
      </w:r>
      <w:r w:rsidR="00267689" w:rsidRPr="00A42F24">
        <w:rPr>
          <w:sz w:val="24"/>
          <w:szCs w:val="24"/>
        </w:rPr>
        <w:t xml:space="preserve"> </w:t>
      </w:r>
      <w:r w:rsidRPr="00A42F24">
        <w:rPr>
          <w:sz w:val="24"/>
          <w:szCs w:val="24"/>
        </w:rPr>
        <w:t>practice was calculated, and the area-weighted estimate</w:t>
      </w:r>
      <w:r w:rsidR="00267689" w:rsidRPr="00A42F24">
        <w:rPr>
          <w:sz w:val="24"/>
          <w:szCs w:val="24"/>
        </w:rPr>
        <w:t>s</w:t>
      </w:r>
      <w:r w:rsidRPr="00A42F24">
        <w:rPr>
          <w:sz w:val="24"/>
          <w:szCs w:val="24"/>
        </w:rPr>
        <w:t xml:space="preserve"> of nitrate and sediment </w:t>
      </w:r>
      <w:r w:rsidR="00267689" w:rsidRPr="00A42F24">
        <w:rPr>
          <w:sz w:val="24"/>
          <w:szCs w:val="24"/>
        </w:rPr>
        <w:t>reduction</w:t>
      </w:r>
      <w:r w:rsidRPr="00A42F24">
        <w:rPr>
          <w:sz w:val="24"/>
          <w:szCs w:val="24"/>
        </w:rPr>
        <w:t xml:space="preserve"> </w:t>
      </w:r>
      <w:r w:rsidR="00267689" w:rsidRPr="00A42F24">
        <w:rPr>
          <w:sz w:val="24"/>
          <w:szCs w:val="24"/>
        </w:rPr>
        <w:t>were reported for</w:t>
      </w:r>
      <w:r w:rsidRPr="00A42F24">
        <w:rPr>
          <w:sz w:val="24"/>
          <w:szCs w:val="24"/>
        </w:rPr>
        <w:t xml:space="preserve"> </w:t>
      </w:r>
      <w:r w:rsidR="00267689" w:rsidRPr="00A42F24">
        <w:rPr>
          <w:sz w:val="24"/>
          <w:szCs w:val="24"/>
        </w:rPr>
        <w:t xml:space="preserve">each </w:t>
      </w:r>
      <w:r w:rsidRPr="00A42F24">
        <w:rPr>
          <w:sz w:val="24"/>
          <w:szCs w:val="24"/>
        </w:rPr>
        <w:t>field</w:t>
      </w:r>
      <w:r w:rsidR="00A6340F">
        <w:rPr>
          <w:sz w:val="24"/>
          <w:szCs w:val="24"/>
        </w:rPr>
        <w:t xml:space="preserve">. The nitrate load reduction fraction for each practice was selected from the INRS (2025) and the sediment load reduction fractions were taken from </w:t>
      </w:r>
      <w:r w:rsidR="00225CDF">
        <w:rPr>
          <w:sz w:val="24"/>
          <w:szCs w:val="24"/>
        </w:rPr>
        <w:t>the Management Option Simulation Model (MOSM</w:t>
      </w:r>
      <w:r w:rsidR="00DB1F4D">
        <w:rPr>
          <w:sz w:val="24"/>
          <w:szCs w:val="24"/>
        </w:rPr>
        <w:t>) values (</w:t>
      </w:r>
      <w:proofErr w:type="spellStart"/>
      <w:r w:rsidR="00DB1F4D">
        <w:rPr>
          <w:sz w:val="24"/>
          <w:szCs w:val="24"/>
        </w:rPr>
        <w:t>TetraTech</w:t>
      </w:r>
      <w:proofErr w:type="spellEnd"/>
      <w:r w:rsidR="00DB1F4D">
        <w:rPr>
          <w:sz w:val="24"/>
          <w:szCs w:val="24"/>
        </w:rPr>
        <w:t xml:space="preserve"> 2019)</w:t>
      </w:r>
      <w:r w:rsidRPr="00A42F24">
        <w:rPr>
          <w:sz w:val="24"/>
          <w:szCs w:val="24"/>
        </w:rPr>
        <w:t>.</w:t>
      </w:r>
      <w:r w:rsidR="00F00B5E">
        <w:rPr>
          <w:sz w:val="24"/>
          <w:szCs w:val="24"/>
        </w:rPr>
        <w:t xml:space="preserve"> </w:t>
      </w:r>
      <w:del w:id="125" w:author="Jordahl, Jim [VPR]" w:date="2026-09-24T09:01:00Z">
        <w:r w:rsidR="00F00B5E" w:rsidRPr="00F00B5E" w:rsidDel="00C23B1B">
          <w:rPr>
            <w:sz w:val="24"/>
            <w:szCs w:val="24"/>
          </w:rPr>
          <w:delText>and l</w:delText>
        </w:r>
      </w:del>
      <w:ins w:id="126" w:author="Jordahl, Jim [VPR]" w:date="2026-09-24T09:01:00Z">
        <w:r w:rsidR="00C23B1B">
          <w:rPr>
            <w:sz w:val="24"/>
            <w:szCs w:val="24"/>
          </w:rPr>
          <w:t>L</w:t>
        </w:r>
      </w:ins>
      <w:r w:rsidR="00F00B5E" w:rsidRPr="00F00B5E">
        <w:rPr>
          <w:sz w:val="24"/>
          <w:szCs w:val="24"/>
        </w:rPr>
        <w:t xml:space="preserve">oad reductions due to different configurations of vegetative conservation practice implementation were calculated within </w:t>
      </w:r>
      <w:proofErr w:type="spellStart"/>
      <w:r w:rsidR="00F00B5E" w:rsidRPr="00F00B5E">
        <w:rPr>
          <w:sz w:val="24"/>
          <w:szCs w:val="24"/>
        </w:rPr>
        <w:t>FiNRT</w:t>
      </w:r>
      <w:proofErr w:type="spellEnd"/>
      <w:r w:rsidR="00F00B5E" w:rsidRPr="00F00B5E">
        <w:rPr>
          <w:sz w:val="24"/>
          <w:szCs w:val="24"/>
        </w:rPr>
        <w:t>.</w:t>
      </w:r>
      <w:r w:rsidRPr="00A42F24">
        <w:rPr>
          <w:sz w:val="24"/>
          <w:szCs w:val="24"/>
        </w:rPr>
        <w:t xml:space="preserve"> </w:t>
      </w:r>
      <w:r w:rsidR="00691A98">
        <w:rPr>
          <w:sz w:val="24"/>
          <w:szCs w:val="24"/>
        </w:rPr>
        <w:t>Once by-field load and load reduction estimates were determined, a</w:t>
      </w:r>
      <w:r w:rsidRPr="00A42F24">
        <w:rPr>
          <w:sz w:val="24"/>
          <w:szCs w:val="24"/>
        </w:rPr>
        <w:t xml:space="preserve">nnual load data </w:t>
      </w:r>
      <w:r w:rsidR="00267689" w:rsidRPr="00A42F24">
        <w:rPr>
          <w:sz w:val="24"/>
          <w:szCs w:val="24"/>
        </w:rPr>
        <w:t xml:space="preserve">were </w:t>
      </w:r>
      <w:r w:rsidRPr="00A42F24">
        <w:rPr>
          <w:sz w:val="24"/>
          <w:szCs w:val="24"/>
        </w:rPr>
        <w:t xml:space="preserve">aggregated and </w:t>
      </w:r>
      <w:r w:rsidR="00267689" w:rsidRPr="00A42F24">
        <w:rPr>
          <w:sz w:val="24"/>
          <w:szCs w:val="24"/>
        </w:rPr>
        <w:t xml:space="preserve">summarized </w:t>
      </w:r>
      <w:r w:rsidRPr="00A42F24">
        <w:rPr>
          <w:sz w:val="24"/>
          <w:szCs w:val="24"/>
        </w:rPr>
        <w:t xml:space="preserve">at multiple planning scales, including field, HUC12, MLRA, and </w:t>
      </w:r>
      <w:proofErr w:type="spellStart"/>
      <w:r w:rsidRPr="00A42F24">
        <w:rPr>
          <w:sz w:val="24"/>
          <w:szCs w:val="24"/>
        </w:rPr>
        <w:t>supplyshed</w:t>
      </w:r>
      <w:proofErr w:type="spellEnd"/>
      <w:r w:rsidRPr="00A42F24">
        <w:rPr>
          <w:sz w:val="24"/>
          <w:szCs w:val="24"/>
        </w:rPr>
        <w:t>.</w:t>
      </w:r>
    </w:p>
    <w:p w14:paraId="7B05C527" w14:textId="05E9EB8A" w:rsidR="008714B0" w:rsidRDefault="001F0A25" w:rsidP="001F0A25">
      <w:pPr>
        <w:spacing w:line="480" w:lineRule="auto"/>
        <w:ind w:firstLine="720"/>
      </w:pPr>
      <w:r w:rsidRPr="00A42F24">
        <w:t xml:space="preserve">Principles from landscape matrix management </w:t>
      </w:r>
      <w:r w:rsidR="00C87B3C" w:rsidRPr="00A42F24">
        <w:t xml:space="preserve">were used </w:t>
      </w:r>
      <w:r w:rsidRPr="00A42F24">
        <w:t xml:space="preserve">to </w:t>
      </w:r>
      <w:r w:rsidR="00C87B3C" w:rsidRPr="00A42F24">
        <w:t xml:space="preserve">estimate wildlife </w:t>
      </w:r>
      <w:r w:rsidRPr="00A42F24">
        <w:t>habitat</w:t>
      </w:r>
      <w:r w:rsidRPr="001F0A25">
        <w:t xml:space="preserve"> </w:t>
      </w:r>
      <w:r w:rsidR="00C87B3C" w:rsidRPr="001F0A25">
        <w:t xml:space="preserve">outcomes </w:t>
      </w:r>
      <w:r w:rsidRPr="001F0A25">
        <w:t xml:space="preserve">in agricultural landscapes (Franklin </w:t>
      </w:r>
      <w:r w:rsidR="001B252F">
        <w:t>and</w:t>
      </w:r>
      <w:r w:rsidRPr="001F0A25">
        <w:t xml:space="preserve"> </w:t>
      </w:r>
      <w:proofErr w:type="spellStart"/>
      <w:r w:rsidRPr="001F0A25">
        <w:t>Lindenmayer</w:t>
      </w:r>
      <w:proofErr w:type="spellEnd"/>
      <w:r w:rsidRPr="001F0A25">
        <w:t>, 2009). Whole-field prairie conversions were treated as core habitat patches</w:t>
      </w:r>
      <w:r w:rsidR="00C87B3C">
        <w:t xml:space="preserve"> </w:t>
      </w:r>
      <w:r w:rsidRPr="001F0A25">
        <w:t>contain</w:t>
      </w:r>
      <w:r w:rsidR="00C87B3C">
        <w:t>ing</w:t>
      </w:r>
      <w:r w:rsidRPr="001F0A25">
        <w:t xml:space="preserve"> </w:t>
      </w:r>
      <w:r w:rsidR="00C87B3C">
        <w:t>interior habitat</w:t>
      </w:r>
      <w:r w:rsidR="00C87B3C" w:rsidRPr="001F0A25">
        <w:t xml:space="preserve"> </w:t>
      </w:r>
      <w:r w:rsidRPr="001F0A25">
        <w:t xml:space="preserve">unaffected by edge </w:t>
      </w:r>
      <w:r w:rsidRPr="001F0A25">
        <w:lastRenderedPageBreak/>
        <w:t xml:space="preserve">conditions (Gilbert-Norton et al. 2010), riparian buffers as linear corridor elements (Fischer </w:t>
      </w:r>
      <w:r w:rsidR="001B252F">
        <w:t>and</w:t>
      </w:r>
      <w:r w:rsidRPr="001F0A25">
        <w:t xml:space="preserve"> </w:t>
      </w:r>
      <w:proofErr w:type="spellStart"/>
      <w:r w:rsidRPr="001F0A25">
        <w:t>Fischenich</w:t>
      </w:r>
      <w:proofErr w:type="spellEnd"/>
      <w:r w:rsidRPr="001F0A25">
        <w:t xml:space="preserve"> 2000), and prairie strips</w:t>
      </w:r>
      <w:r w:rsidR="00C87B3C">
        <w:t xml:space="preserve"> were treated</w:t>
      </w:r>
      <w:r w:rsidRPr="001F0A25">
        <w:t xml:space="preserve"> as stepping-stone features that increase landscape permeability (Gilbert-Norton et al. 2010; </w:t>
      </w:r>
      <w:proofErr w:type="spellStart"/>
      <w:r w:rsidRPr="001F0A25">
        <w:t>Resasco</w:t>
      </w:r>
      <w:proofErr w:type="spellEnd"/>
      <w:r w:rsidRPr="001F0A25">
        <w:t xml:space="preserve"> 2019). Nutrient removal wetlands were excluded from the prairie habitat </w:t>
      </w:r>
      <w:commentRangeStart w:id="127"/>
      <w:r w:rsidRPr="001F0A25">
        <w:t>analysis</w:t>
      </w:r>
      <w:commentRangeEnd w:id="127"/>
      <w:r w:rsidR="00D267F9">
        <w:rPr>
          <w:rStyle w:val="CommentReference"/>
        </w:rPr>
        <w:commentReference w:id="127"/>
      </w:r>
      <w:r w:rsidRPr="001F0A25">
        <w:t xml:space="preserve"> because they are engineered </w:t>
      </w:r>
      <w:r w:rsidR="00C87B3C">
        <w:t>primarily</w:t>
      </w:r>
      <w:r w:rsidRPr="001F0A25">
        <w:t xml:space="preserve"> to treat agricultural runoff, </w:t>
      </w:r>
      <w:r w:rsidR="00C87B3C">
        <w:t xml:space="preserve">although they do provide </w:t>
      </w:r>
      <w:r w:rsidRPr="001F0A25">
        <w:t xml:space="preserve">ancillary </w:t>
      </w:r>
      <w:r w:rsidR="00C87B3C" w:rsidRPr="001F0A25">
        <w:t xml:space="preserve">wildlife </w:t>
      </w:r>
      <w:r w:rsidRPr="001F0A25">
        <w:t xml:space="preserve">benefits (Lenhart et al. 2017; </w:t>
      </w:r>
      <w:proofErr w:type="spellStart"/>
      <w:r w:rsidRPr="001F0A25">
        <w:t>Nietch</w:t>
      </w:r>
      <w:proofErr w:type="spellEnd"/>
      <w:r w:rsidRPr="001F0A25">
        <w:t xml:space="preserve"> et al. 2024</w:t>
      </w:r>
      <w:r w:rsidR="009E7A2F">
        <w:t>;</w:t>
      </w:r>
      <w:r w:rsidR="009E7A2F" w:rsidRPr="009E7A2F">
        <w:t xml:space="preserve"> </w:t>
      </w:r>
      <w:r w:rsidR="009E7A2F" w:rsidRPr="001F0A25">
        <w:t>Tomer et al. 2015</w:t>
      </w:r>
      <w:r w:rsidRPr="001F0A25">
        <w:t xml:space="preserve">). </w:t>
      </w:r>
      <w:r w:rsidR="007C140A" w:rsidRPr="007C140A">
        <w:t xml:space="preserve">A weighted prairie density map was generated as a quick exploratory visualization of potential wildlife habitat concentration; however, it is not a measure of functional connectivity and is only an evaluation of where the proposed new prairie is concentrated on the landscape relative to existing permanent habitat locations reported in NCED. Each whole-field prairie conversion, prairie strip, and </w:t>
      </w:r>
      <w:r w:rsidR="00341C55">
        <w:t>riparian</w:t>
      </w:r>
      <w:r w:rsidR="007C140A" w:rsidRPr="007C140A">
        <w:t xml:space="preserve"> buffer</w:t>
      </w:r>
      <w:r w:rsidR="006C726B">
        <w:t>s</w:t>
      </w:r>
      <w:r w:rsidR="007C140A" w:rsidRPr="007C140A">
        <w:t xml:space="preserve"> was weighted differently (3, 2, and 1, respectively) based on their assumed functions and values in providing nesting, forage, and corridors for prairie species</w:t>
      </w:r>
      <w:r w:rsidR="007C140A">
        <w:t>.</w:t>
      </w:r>
      <w:r w:rsidR="00056CC6">
        <w:t xml:space="preserve"> These analytical weights were used for a screening analysis, rather than empirically validated habitat values.</w:t>
      </w:r>
      <w:r w:rsidR="007C140A">
        <w:t xml:space="preserve"> </w:t>
      </w:r>
      <w:r w:rsidR="007069EA">
        <w:t>F</w:t>
      </w:r>
      <w:r w:rsidR="008714B0" w:rsidRPr="00C1063B">
        <w:t xml:space="preserve">ocal neighborhood radius of 300 m </w:t>
      </w:r>
      <w:r w:rsidR="00C4232C">
        <w:t xml:space="preserve">was used </w:t>
      </w:r>
      <w:r w:rsidR="008714B0" w:rsidRPr="00C1063B">
        <w:t>to represent local-scale habitat aggregation</w:t>
      </w:r>
      <w:r w:rsidR="00D54676">
        <w:t>. Since we are broadly applying movement between patches across several prairie species, a conservative distance was selected</w:t>
      </w:r>
      <w:r w:rsidR="008714B0" w:rsidRPr="00C1063B">
        <w:t xml:space="preserve"> reflecting the spatial scale at which adjacent prairie elements function collectively as usable habitat for multiple grassland bird species and smaller mammals in agricultural landscape</w:t>
      </w:r>
      <w:r w:rsidR="00D54676">
        <w:t>s</w:t>
      </w:r>
      <w:r w:rsidR="008714B0">
        <w:t>.</w:t>
      </w:r>
    </w:p>
    <w:p w14:paraId="1F66B494" w14:textId="77777777" w:rsidR="00350FBD" w:rsidRDefault="001F0A25" w:rsidP="001F0A25">
      <w:pPr>
        <w:spacing w:line="480" w:lineRule="auto"/>
        <w:ind w:firstLine="720"/>
      </w:pPr>
      <w:del w:id="128" w:author="Schulte Moore, Lisa A [NREM]" w:date="2026-09-27T05:59:00Z">
        <w:r w:rsidRPr="001F0A25" w:rsidDel="00507C29">
          <w:delText>Greenhouse gas (</w:delText>
        </w:r>
      </w:del>
      <w:r w:rsidRPr="001F0A25">
        <w:t>GHG</w:t>
      </w:r>
      <w:del w:id="129" w:author="Schulte Moore, Lisa A [NREM]" w:date="2026-09-27T05:59:00Z">
        <w:r w:rsidRPr="001F0A25" w:rsidDel="00507C29">
          <w:delText>)</w:delText>
        </w:r>
      </w:del>
      <w:r w:rsidRPr="001F0A25">
        <w:t xml:space="preserve"> emission outcomes </w:t>
      </w:r>
      <w:r w:rsidR="00C87B3C">
        <w:t>associated with lan</w:t>
      </w:r>
      <w:r w:rsidR="00C4232C">
        <w:t>d</w:t>
      </w:r>
      <w:r w:rsidR="00C87B3C">
        <w:t>-use</w:t>
      </w:r>
      <w:r w:rsidRPr="001F0A25">
        <w:t xml:space="preserve"> change were estimated for each </w:t>
      </w:r>
      <w:r w:rsidR="00C87B3C">
        <w:t xml:space="preserve">conservation </w:t>
      </w:r>
      <w:r w:rsidRPr="001F0A25">
        <w:t xml:space="preserve">practice. Ex ante GHG impacts were </w:t>
      </w:r>
      <w:r w:rsidR="00C87B3C">
        <w:t>derived from</w:t>
      </w:r>
      <w:r w:rsidR="00C87B3C" w:rsidRPr="001F0A25">
        <w:t xml:space="preserve"> </w:t>
      </w:r>
      <w:r w:rsidRPr="001F0A25">
        <w:t xml:space="preserve">published meta-modeling COMET-Farm simulations across soils, climate, and management conditions </w:t>
      </w:r>
      <w:r w:rsidR="00C87B3C">
        <w:t>across</w:t>
      </w:r>
      <w:r w:rsidR="00C87B3C" w:rsidRPr="001F0A25">
        <w:t xml:space="preserve"> </w:t>
      </w:r>
      <w:r w:rsidRPr="001F0A25">
        <w:t xml:space="preserve">MLRAs </w:t>
      </w:r>
      <w:r w:rsidR="00C87B3C">
        <w:t>and</w:t>
      </w:r>
      <w:r w:rsidR="00C87B3C" w:rsidRPr="001F0A25">
        <w:t xml:space="preserve"> </w:t>
      </w:r>
      <w:r w:rsidRPr="001F0A25">
        <w:t xml:space="preserve">aligned with USDA farm-scale GHG inventory methods. </w:t>
      </w:r>
      <w:r w:rsidR="00C87B3C">
        <w:t>Following</w:t>
      </w:r>
      <w:r w:rsidRPr="001F0A25">
        <w:t xml:space="preserve"> Swan et al. (2020), prairie cover </w:t>
      </w:r>
      <w:r w:rsidR="00C87B3C">
        <w:t xml:space="preserve">was assumed to reduce emissions by </w:t>
      </w:r>
      <w:r w:rsidRPr="001F0A25">
        <w:t xml:space="preserve">1.08 </w:t>
      </w:r>
      <w:r w:rsidR="00C87B3C" w:rsidRPr="00E976CB">
        <w:t xml:space="preserve">Mg CO₂ eq ha⁻¹ yr⁻¹ for CO₂ </w:t>
      </w:r>
      <w:r w:rsidR="00C87B3C" w:rsidRPr="00E976CB">
        <w:lastRenderedPageBreak/>
        <w:t>and 0.31 Mg CO₂ eq ha⁻¹ yr⁻¹ for N₂O, while cereal rye reduced emissions by 0.79 and 0.12 Mg CO₂ eq ha⁻¹ yr⁻¹ for CO₂ and N₂O, respectively</w:t>
      </w:r>
      <w:r w:rsidR="00C87B3C">
        <w:t xml:space="preserve">. </w:t>
      </w:r>
      <w:r w:rsidR="00C87B3C" w:rsidRPr="001F0A25" w:rsidDel="00C87B3C">
        <w:t xml:space="preserve"> </w:t>
      </w:r>
    </w:p>
    <w:p w14:paraId="6936FD7B" w14:textId="6DDD5B75" w:rsidR="00176FF3" w:rsidRDefault="001F0A25" w:rsidP="0006086E">
      <w:pPr>
        <w:spacing w:line="480" w:lineRule="auto"/>
        <w:ind w:firstLine="720"/>
      </w:pPr>
      <w:r w:rsidRPr="001F0A25">
        <w:t xml:space="preserve">In addition to environmental outcomes, biomass production was </w:t>
      </w:r>
      <w:r w:rsidR="00C87B3C">
        <w:t xml:space="preserve">quantified as </w:t>
      </w:r>
      <w:r w:rsidRPr="001F0A25">
        <w:t xml:space="preserve">another ecosystem service. </w:t>
      </w:r>
      <w:r w:rsidR="00C87B3C">
        <w:t>Because the analysis</w:t>
      </w:r>
      <w:r w:rsidRPr="001F0A25">
        <w:t xml:space="preserve"> use</w:t>
      </w:r>
      <w:r w:rsidR="00C87B3C">
        <w:t>d</w:t>
      </w:r>
      <w:r w:rsidRPr="001F0A25">
        <w:t xml:space="preserve"> high-resolution datasets to generate field-scale </w:t>
      </w:r>
      <w:r w:rsidR="00C87B3C">
        <w:t>estimates</w:t>
      </w:r>
      <w:r w:rsidRPr="001F0A25">
        <w:t xml:space="preserve">, the </w:t>
      </w:r>
      <w:r w:rsidR="00C87B3C" w:rsidRPr="001F0A25">
        <w:t xml:space="preserve">treated </w:t>
      </w:r>
      <w:r w:rsidRPr="001F0A25">
        <w:t xml:space="preserve">area and </w:t>
      </w:r>
      <w:r w:rsidR="00C87B3C">
        <w:t>corresponding</w:t>
      </w:r>
      <w:r w:rsidR="00C87B3C" w:rsidRPr="001F0A25">
        <w:t xml:space="preserve"> </w:t>
      </w:r>
      <w:r w:rsidRPr="001F0A25">
        <w:t>biomass produc</w:t>
      </w:r>
      <w:r w:rsidR="00C87B3C">
        <w:t>tion</w:t>
      </w:r>
      <w:r w:rsidRPr="001F0A25">
        <w:t xml:space="preserve"> </w:t>
      </w:r>
      <w:r w:rsidR="00C87B3C">
        <w:t>for</w:t>
      </w:r>
      <w:r w:rsidR="00C87B3C" w:rsidRPr="001F0A25">
        <w:t xml:space="preserve"> </w:t>
      </w:r>
      <w:r w:rsidRPr="001F0A25">
        <w:t xml:space="preserve">each </w:t>
      </w:r>
      <w:r w:rsidR="00C87B3C">
        <w:t>practice</w:t>
      </w:r>
      <w:r w:rsidR="00C87B3C" w:rsidRPr="001F0A25">
        <w:t xml:space="preserve"> </w:t>
      </w:r>
      <w:r w:rsidR="00C87B3C">
        <w:t xml:space="preserve">could be calculated </w:t>
      </w:r>
      <w:r w:rsidR="006F2F7A">
        <w:t xml:space="preserve">assuming </w:t>
      </w:r>
      <w:r w:rsidR="00C87B3C">
        <w:t xml:space="preserve">uniform </w:t>
      </w:r>
      <w:r w:rsidR="006F2F7A">
        <w:t xml:space="preserve">yields across </w:t>
      </w:r>
      <w:r w:rsidR="00C87B3C">
        <w:t xml:space="preserve">treated </w:t>
      </w:r>
      <w:r w:rsidR="006F2F7A">
        <w:t>acre</w:t>
      </w:r>
      <w:r w:rsidR="00C87B3C">
        <w:t>s</w:t>
      </w:r>
      <w:r w:rsidR="006F2F7A">
        <w:t xml:space="preserve">. </w:t>
      </w:r>
      <w:bookmarkStart w:id="130" w:name="_Hlk230685841"/>
      <w:r w:rsidR="00F45CDC" w:rsidRPr="00063A8B">
        <w:t>We used standard yield factors of 7.59 Mg h</w:t>
      </w:r>
      <w:r w:rsidR="00F45CDC">
        <w:t>a</w:t>
      </w:r>
      <w:r w:rsidR="00F45CDC">
        <w:rPr>
          <w:vertAlign w:val="superscript"/>
        </w:rPr>
        <w:t>-1</w:t>
      </w:r>
      <w:r w:rsidR="00F45CDC" w:rsidRPr="00063A8B">
        <w:t xml:space="preserve"> y</w:t>
      </w:r>
      <w:r w:rsidR="00F45CDC">
        <w:t>r</w:t>
      </w:r>
      <w:r w:rsidR="00F45CDC">
        <w:rPr>
          <w:vertAlign w:val="superscript"/>
        </w:rPr>
        <w:t>-1</w:t>
      </w:r>
      <w:r w:rsidR="00F45CDC" w:rsidRPr="00063A8B">
        <w:t xml:space="preserve"> for </w:t>
      </w:r>
      <w:r w:rsidR="007606CC">
        <w:t xml:space="preserve">fertilized </w:t>
      </w:r>
      <w:r w:rsidR="00F45CDC" w:rsidRPr="00063A8B">
        <w:t>prairie</w:t>
      </w:r>
      <w:r w:rsidR="00E74BDB">
        <w:t xml:space="preserve"> </w:t>
      </w:r>
      <w:r w:rsidR="00E74BDB" w:rsidRPr="00063A8B">
        <w:t>(</w:t>
      </w:r>
      <w:r w:rsidR="009E7A2F" w:rsidRPr="00063A8B">
        <w:t>Giddens et al. 2017</w:t>
      </w:r>
      <w:r w:rsidR="009E7A2F">
        <w:t xml:space="preserve">; </w:t>
      </w:r>
      <w:r w:rsidR="00E74BDB" w:rsidRPr="00063A8B">
        <w:t>Nichols et al. 2014)</w:t>
      </w:r>
      <w:r w:rsidR="00F45CDC" w:rsidRPr="00063A8B">
        <w:t xml:space="preserve"> and </w:t>
      </w:r>
      <w:r w:rsidR="007606CC">
        <w:t xml:space="preserve">fertilized </w:t>
      </w:r>
      <w:r w:rsidR="00F45CDC" w:rsidRPr="00063A8B">
        <w:t xml:space="preserve">cereal rye </w:t>
      </w:r>
      <w:r w:rsidR="00990914">
        <w:t>4.0</w:t>
      </w:r>
      <w:r w:rsidR="00F45CDC" w:rsidRPr="00063A8B">
        <w:t xml:space="preserve"> Mg </w:t>
      </w:r>
      <w:r w:rsidR="00F45CDC">
        <w:t>ha</w:t>
      </w:r>
      <w:r w:rsidR="00F45CDC">
        <w:rPr>
          <w:vertAlign w:val="superscript"/>
        </w:rPr>
        <w:t xml:space="preserve">-1 </w:t>
      </w:r>
      <w:r w:rsidR="00F45CDC">
        <w:t>yr</w:t>
      </w:r>
      <w:r w:rsidR="00F45CDC">
        <w:rPr>
          <w:vertAlign w:val="superscript"/>
        </w:rPr>
        <w:t>-1</w:t>
      </w:r>
      <w:r w:rsidR="00F45CDC" w:rsidRPr="00063A8B">
        <w:t xml:space="preserve"> (</w:t>
      </w:r>
      <w:r w:rsidR="00661617">
        <w:t>Crespo et al. 2025</w:t>
      </w:r>
      <w:r w:rsidR="006F50C4">
        <w:t xml:space="preserve">; </w:t>
      </w:r>
      <w:r w:rsidR="006F50C4" w:rsidRPr="006F50C4">
        <w:t>Feyereisen et al. 2013</w:t>
      </w:r>
      <w:ins w:id="131" w:author="Jordahl, Jim [VPR]" w:date="2026-09-24T09:06:00Z">
        <w:r w:rsidR="00C23B1B">
          <w:t>)</w:t>
        </w:r>
      </w:ins>
      <w:ins w:id="132" w:author="Jordahl, Jim [VPR]" w:date="2026-09-24T09:05:00Z">
        <w:r w:rsidR="00C23B1B">
          <w:t xml:space="preserve"> </w:t>
        </w:r>
      </w:ins>
      <w:r w:rsidR="007D175F">
        <w:t>assuming both systems are</w:t>
      </w:r>
      <w:bookmarkEnd w:id="130"/>
      <w:r w:rsidR="007D175F">
        <w:t xml:space="preserve"> fertilized to achieve optimal results. </w:t>
      </w:r>
      <w:r w:rsidR="00990914">
        <w:t>There is a wide range of biomass yield values</w:t>
      </w:r>
      <w:r w:rsidR="00661617">
        <w:t xml:space="preserve"> </w:t>
      </w:r>
      <w:r w:rsidR="006F50C4">
        <w:t>reported in the literature,</w:t>
      </w:r>
      <w:r w:rsidR="00661617">
        <w:t xml:space="preserve"> depending on plant</w:t>
      </w:r>
      <w:r w:rsidR="00097834">
        <w:t xml:space="preserve"> and harvest dates</w:t>
      </w:r>
      <w:r w:rsidR="00661617">
        <w:t xml:space="preserve">, growing degree days, and environmental factors, however, </w:t>
      </w:r>
      <w:r w:rsidR="006F50C4">
        <w:t>the one chosen for this study</w:t>
      </w:r>
      <w:r w:rsidR="001B1A10">
        <w:t xml:space="preserve"> </w:t>
      </w:r>
      <w:r w:rsidR="005F512C">
        <w:t>was</w:t>
      </w:r>
      <w:r w:rsidR="006F50C4">
        <w:t xml:space="preserve"> </w:t>
      </w:r>
      <w:r w:rsidR="00661617">
        <w:t>frequently</w:t>
      </w:r>
      <w:r w:rsidR="006F50C4">
        <w:t xml:space="preserve"> within</w:t>
      </w:r>
      <w:r w:rsidR="005F512C">
        <w:t xml:space="preserve"> the</w:t>
      </w:r>
      <w:r w:rsidR="006F50C4">
        <w:t xml:space="preserve"> range of yields reported in field studies</w:t>
      </w:r>
      <w:r w:rsidR="00661617">
        <w:t xml:space="preserve"> </w:t>
      </w:r>
      <w:r w:rsidR="002410D2">
        <w:t>(Kantar et al. 2011; Malone et al. 2023)</w:t>
      </w:r>
      <w:r w:rsidR="005F512C">
        <w:t>.</w:t>
      </w:r>
      <w:r w:rsidR="002410D2">
        <w:t xml:space="preserve"> </w:t>
      </w:r>
      <w:r w:rsidR="009515E5">
        <w:t>A l</w:t>
      </w:r>
      <w:r w:rsidRPr="001F0A25">
        <w:t>imitati</w:t>
      </w:r>
      <w:r w:rsidR="00601BEE">
        <w:t>o</w:t>
      </w:r>
      <w:r w:rsidRPr="001F0A25">
        <w:t xml:space="preserve">n of this approach </w:t>
      </w:r>
      <w:r w:rsidR="00C87B3C">
        <w:t xml:space="preserve">is that it does not account for </w:t>
      </w:r>
      <w:r w:rsidR="003739C8">
        <w:t>likely</w:t>
      </w:r>
      <w:r w:rsidRPr="001F0A25">
        <w:t xml:space="preserve"> subfield yield variability</w:t>
      </w:r>
      <w:r w:rsidR="00EF5708">
        <w:t xml:space="preserve"> (Roni et al., 2023)</w:t>
      </w:r>
      <w:r w:rsidRPr="001F0A25">
        <w:t>.</w:t>
      </w:r>
      <w:r w:rsidR="00176FF3">
        <w:t xml:space="preserve">                                                                                     </w:t>
      </w:r>
    </w:p>
    <w:p w14:paraId="5798AAFE" w14:textId="18DD6065" w:rsidR="0027110F" w:rsidRPr="007B06A0" w:rsidRDefault="00C647D1" w:rsidP="000104C0">
      <w:pPr>
        <w:keepNext/>
        <w:keepLines/>
        <w:spacing w:before="40"/>
        <w:ind w:firstLine="720"/>
        <w:outlineLvl w:val="1"/>
        <w:rPr>
          <w:rFonts w:eastAsiaTheme="majorEastAsia" w:cstheme="majorBidi"/>
          <w:i/>
          <w:szCs w:val="26"/>
        </w:rPr>
      </w:pPr>
      <w:r w:rsidRPr="007B06A0">
        <w:rPr>
          <w:rFonts w:eastAsiaTheme="majorEastAsia" w:cstheme="majorBidi"/>
          <w:i/>
          <w:szCs w:val="26"/>
        </w:rPr>
        <w:t xml:space="preserve">Implementation </w:t>
      </w:r>
      <w:commentRangeStart w:id="133"/>
      <w:r w:rsidRPr="007B06A0">
        <w:rPr>
          <w:rFonts w:eastAsiaTheme="majorEastAsia" w:cstheme="majorBidi"/>
          <w:i/>
          <w:szCs w:val="26"/>
        </w:rPr>
        <w:t>Co</w:t>
      </w:r>
      <w:ins w:id="134" w:author="Jordahl, Jim [VPR]" w:date="2026-09-26T08:19:00Z">
        <w:r w:rsidR="00D267F9">
          <w:rPr>
            <w:rFonts w:eastAsiaTheme="majorEastAsia" w:cstheme="majorBidi"/>
            <w:i/>
            <w:szCs w:val="26"/>
          </w:rPr>
          <w:t>sts</w:t>
        </w:r>
      </w:ins>
      <w:del w:id="135" w:author="Jordahl, Jim [VPR]" w:date="2026-09-26T08:19:00Z">
        <w:r w:rsidRPr="007B06A0" w:rsidDel="00D267F9">
          <w:rPr>
            <w:rFonts w:eastAsiaTheme="majorEastAsia" w:cstheme="majorBidi"/>
            <w:i/>
            <w:szCs w:val="26"/>
          </w:rPr>
          <w:delText>ntext</w:delText>
        </w:r>
        <w:commentRangeEnd w:id="133"/>
        <w:r w:rsidR="007B06A0" w:rsidRPr="007B06A0" w:rsidDel="00D267F9">
          <w:rPr>
            <w:rStyle w:val="CommentReference"/>
          </w:rPr>
          <w:commentReference w:id="133"/>
        </w:r>
      </w:del>
    </w:p>
    <w:p w14:paraId="041CBC88" w14:textId="26548F89" w:rsidR="00D83526" w:rsidRDefault="00D83526" w:rsidP="00B36E1E">
      <w:pPr>
        <w:pStyle w:val="NormalWeb"/>
        <w:spacing w:line="480" w:lineRule="auto"/>
        <w:ind w:firstLine="720"/>
      </w:pPr>
      <w:r w:rsidRPr="007B06A0">
        <w:t xml:space="preserve">Cost estimates were used to characterize the implementation and agricultural context of the spatially targeted conservation-biomass systems rather than to identify a single economically optimal landscape configuration. </w:t>
      </w:r>
      <w:proofErr w:type="spellStart"/>
      <w:r w:rsidRPr="007B06A0">
        <w:t>FiNRT</w:t>
      </w:r>
      <w:proofErr w:type="spellEnd"/>
      <w:r w:rsidRPr="007B06A0">
        <w:t xml:space="preserve"> was used to estimate</w:t>
      </w:r>
      <w:r>
        <w:t xml:space="preserve"> two components of cost for each intervention: </w:t>
      </w:r>
      <w:r w:rsidRPr="00B36E1E">
        <w:rPr>
          <w:rStyle w:val="Strong"/>
          <w:b w:val="0"/>
          <w:bCs w:val="0"/>
        </w:rPr>
        <w:t>direct implementation costs</w:t>
      </w:r>
      <w:r>
        <w:t xml:space="preserve">, including installation and management, and </w:t>
      </w:r>
      <w:r w:rsidRPr="00B36E1E">
        <w:rPr>
          <w:rStyle w:val="Strong"/>
          <w:b w:val="0"/>
          <w:bCs w:val="0"/>
        </w:rPr>
        <w:t>land-use opportunity costs</w:t>
      </w:r>
      <w:r>
        <w:t xml:space="preserve"> associated with changing the use of agricultural land. Together, these measures provide a basis for evaluating the practical and economic context of alternative landscape configurations (Tyndall and Roesch 2014).</w:t>
      </w:r>
      <w:r w:rsidR="00B50ACE">
        <w:t xml:space="preserve"> </w:t>
      </w:r>
      <w:r w:rsidR="00B50ACE" w:rsidRPr="00B50ACE">
        <w:t>Cost-effectiveness was calculated for each modeled biophysical outcome by dividing the annualized cost of a conservation-biomass practice by the corresponding annual environmental or biomass outcome (Tyndall et al</w:t>
      </w:r>
      <w:r w:rsidR="00B50ACE" w:rsidRPr="007B06A0">
        <w:t>., 2013). Thus, cost-</w:t>
      </w:r>
      <w:r w:rsidR="00B50ACE" w:rsidRPr="007B06A0">
        <w:lastRenderedPageBreak/>
        <w:t>effectiveness provides a means of comparing the resources required to generate individual outcomes rather than identifying an economically optimal combination of practices.</w:t>
      </w:r>
    </w:p>
    <w:p w14:paraId="1B20451D" w14:textId="6CEED212" w:rsidR="009015A9" w:rsidRDefault="00D83526" w:rsidP="000104C0">
      <w:pPr>
        <w:pStyle w:val="NormalWeb"/>
        <w:spacing w:line="480" w:lineRule="auto"/>
        <w:ind w:firstLine="720"/>
      </w:pPr>
      <w:r>
        <w:t>Direct implementation costs were estimated using comprehensive conservation practice enterprise budgets expressed in 2026 USD and discounted cash-flow methods over a 10-year period using a 6% real discount rate</w:t>
      </w:r>
      <w:r w:rsidR="001423C1">
        <w:t xml:space="preserve"> to represent the cost of capital</w:t>
      </w:r>
      <w:r>
        <w:t xml:space="preserve">. </w:t>
      </w:r>
      <w:r w:rsidR="009015A9" w:rsidRPr="009015A9">
        <w:t>The direct costs are broken down into two different categories: 1. Structural and Vegetative</w:t>
      </w:r>
      <w:r w:rsidR="009015A9">
        <w:t xml:space="preserve"> (</w:t>
      </w:r>
      <w:proofErr w:type="spellStart"/>
      <w:r w:rsidR="009015A9">
        <w:t>Struc</w:t>
      </w:r>
      <w:proofErr w:type="spellEnd"/>
      <w:r w:rsidR="009015A9">
        <w:t xml:space="preserve"> + Veg)</w:t>
      </w:r>
      <w:r w:rsidR="009015A9" w:rsidRPr="009015A9">
        <w:t>, and 2. Vegetative</w:t>
      </w:r>
      <w:r w:rsidR="009015A9">
        <w:t xml:space="preserve"> (Veg)</w:t>
      </w:r>
      <w:r w:rsidR="009015A9" w:rsidRPr="009015A9">
        <w:t xml:space="preserve">. The </w:t>
      </w:r>
      <w:proofErr w:type="spellStart"/>
      <w:r w:rsidR="009015A9">
        <w:t>Struc</w:t>
      </w:r>
      <w:proofErr w:type="spellEnd"/>
      <w:r w:rsidR="009015A9">
        <w:t xml:space="preserve"> + </w:t>
      </w:r>
      <w:commentRangeStart w:id="136"/>
      <w:r w:rsidR="009015A9">
        <w:t>Veg</w:t>
      </w:r>
      <w:commentRangeEnd w:id="136"/>
      <w:r w:rsidR="00C23B1B">
        <w:rPr>
          <w:rStyle w:val="CommentReference"/>
        </w:rPr>
        <w:commentReference w:id="136"/>
      </w:r>
      <w:r w:rsidR="009015A9" w:rsidRPr="009015A9">
        <w:t xml:space="preserve"> category includes direct costs associated with </w:t>
      </w:r>
      <w:r w:rsidR="009015A9">
        <w:t>installation,</w:t>
      </w:r>
      <w:r w:rsidR="009015A9" w:rsidRPr="009015A9">
        <w:t xml:space="preserve"> operation and maintenance of </w:t>
      </w:r>
      <w:r w:rsidR="009015A9">
        <w:t>t</w:t>
      </w:r>
      <w:r w:rsidR="009015A9" w:rsidRPr="009015A9">
        <w:t xml:space="preserve">he structural (i.e., control structures, basin creation) and </w:t>
      </w:r>
      <w:r w:rsidR="009015A9">
        <w:t xml:space="preserve">establishment, management, fertilization, and harvest of the </w:t>
      </w:r>
      <w:r w:rsidR="009015A9" w:rsidRPr="009015A9">
        <w:t xml:space="preserve">vegetative components (e.g., buffer) of the practice. The </w:t>
      </w:r>
      <w:r w:rsidR="009015A9">
        <w:t>Veg</w:t>
      </w:r>
      <w:r w:rsidR="009015A9" w:rsidRPr="009015A9">
        <w:t xml:space="preserve"> category only includes costs </w:t>
      </w:r>
      <w:r w:rsidR="009015A9">
        <w:t xml:space="preserve">for </w:t>
      </w:r>
      <w:r w:rsidR="009015A9" w:rsidRPr="009015A9">
        <w:t xml:space="preserve">establishment, </w:t>
      </w:r>
      <w:r w:rsidR="009015A9">
        <w:t xml:space="preserve">management, </w:t>
      </w:r>
      <w:r w:rsidR="009015A9" w:rsidRPr="009015A9">
        <w:t xml:space="preserve">fertilization, and harvest of the vegetative practice. Site design in both categories is assumed to be completed by local technical assistance provider (e.g., NRCS) and the costs are left out of the budget. In the case of STB and </w:t>
      </w:r>
      <w:commentRangeStart w:id="137"/>
      <w:r w:rsidR="009015A9" w:rsidRPr="009015A9">
        <w:t>RIB</w:t>
      </w:r>
      <w:commentRangeEnd w:id="137"/>
      <w:r w:rsidR="00EA261E">
        <w:rPr>
          <w:rStyle w:val="CommentReference"/>
        </w:rPr>
        <w:commentReference w:id="137"/>
      </w:r>
      <w:r w:rsidR="009015A9" w:rsidRPr="009015A9">
        <w:t xml:space="preserve">, the vegetative component incurs the same direct costs. </w:t>
      </w:r>
      <w:r>
        <w:t xml:space="preserve"> </w:t>
      </w:r>
      <w:r w:rsidR="00B855A2">
        <w:t>W</w:t>
      </w:r>
      <w:r w:rsidR="00B855A2" w:rsidRPr="00B855A2">
        <w:t xml:space="preserve">e assumed that the impact of winter biomass on subsequent corn and soybean yields is negligible (e.g., </w:t>
      </w:r>
      <w:proofErr w:type="spellStart"/>
      <w:r w:rsidR="00B855A2" w:rsidRPr="00B855A2">
        <w:t>Marcillo</w:t>
      </w:r>
      <w:proofErr w:type="spellEnd"/>
      <w:r w:rsidR="00B855A2" w:rsidRPr="00B855A2">
        <w:t xml:space="preserve"> and Miguez 2017), and that there are no negative interactions between </w:t>
      </w:r>
      <w:r w:rsidR="00B855A2">
        <w:t xml:space="preserve">prairie </w:t>
      </w:r>
      <w:r w:rsidR="00B855A2" w:rsidRPr="00B855A2">
        <w:t>practices and yields of adjacent crops (Schulte et al, 2017).</w:t>
      </w:r>
    </w:p>
    <w:p w14:paraId="35845617" w14:textId="4B838D2B" w:rsidR="005F2846" w:rsidRDefault="00D95D5E" w:rsidP="005F2846">
      <w:pPr>
        <w:spacing w:line="480" w:lineRule="auto"/>
        <w:ind w:firstLine="720"/>
        <w:rPr>
          <w:i/>
          <w:iCs/>
        </w:rPr>
      </w:pPr>
      <w:r>
        <w:rPr>
          <w:i/>
          <w:iCs/>
        </w:rPr>
        <w:t>Watershed Planning Archetypes</w:t>
      </w:r>
    </w:p>
    <w:p w14:paraId="3B80C521" w14:textId="3812C33D" w:rsidR="0098004E" w:rsidRDefault="005D14D1" w:rsidP="0098004E">
      <w:pPr>
        <w:spacing w:before="100" w:beforeAutospacing="1" w:after="100" w:afterAutospacing="1" w:line="480" w:lineRule="auto"/>
        <w:ind w:firstLine="720"/>
      </w:pPr>
      <w:del w:id="138" w:author="Jordahl, Jim [VPR]" w:date="2026-09-26T08:19:00Z">
        <w:r w:rsidRPr="008D447C" w:rsidDel="00D267F9">
          <w:delText>Here, w</w:delText>
        </w:r>
      </w:del>
      <w:ins w:id="139" w:author="Jordahl, Jim [VPR]" w:date="2026-09-26T08:19:00Z">
        <w:r w:rsidR="00D267F9">
          <w:t>W</w:t>
        </w:r>
      </w:ins>
      <w:r w:rsidRPr="008D447C">
        <w:t xml:space="preserve">atershed </w:t>
      </w:r>
      <w:r w:rsidR="00D95D5E" w:rsidRPr="00D267F9">
        <w:t xml:space="preserve">planning </w:t>
      </w:r>
      <w:r w:rsidRPr="00D267F9">
        <w:t xml:space="preserve">archetypes </w:t>
      </w:r>
      <w:r w:rsidR="00D95D5E" w:rsidRPr="00D267F9">
        <w:t xml:space="preserve">were developed to classify HUC12 watersheds according to their combinations of landscape transformation, environmental outcomes, biomass production, and implementation costs. </w:t>
      </w:r>
      <w:r w:rsidR="00EB74F7" w:rsidRPr="00D267F9">
        <w:t>A clustering</w:t>
      </w:r>
      <w:r w:rsidR="00EB74F7" w:rsidRPr="00EB74F7">
        <w:t xml:space="preserve"> analysis was conducted in R 4.5.1</w:t>
      </w:r>
      <w:r w:rsidR="0098004E">
        <w:t>. A p</w:t>
      </w:r>
      <w:r w:rsidR="00D95D5E" w:rsidRPr="00D95D5E">
        <w:t>rincipal component analysis</w:t>
      </w:r>
      <w:r w:rsidR="00274A7F">
        <w:t xml:space="preserve"> (PCA)</w:t>
      </w:r>
      <w:r w:rsidR="00D95D5E" w:rsidRPr="00D95D5E">
        <w:t xml:space="preserve"> was used to characterize the dominant multivariate gradients</w:t>
      </w:r>
      <w:r w:rsidR="0066431F">
        <w:t xml:space="preserve"> and visualize relationships between variables. </w:t>
      </w:r>
      <w:r w:rsidR="0066431F">
        <w:rPr>
          <w:i/>
        </w:rPr>
        <w:t>K</w:t>
      </w:r>
      <w:r w:rsidR="00D95D5E" w:rsidRPr="00D95D5E">
        <w:t xml:space="preserve">-means clustering was </w:t>
      </w:r>
      <w:r w:rsidR="0066431F">
        <w:t xml:space="preserve">subsequently  to </w:t>
      </w:r>
      <w:r w:rsidR="0066431F">
        <w:lastRenderedPageBreak/>
        <w:t xml:space="preserve">standardize original variables and </w:t>
      </w:r>
      <w:r w:rsidR="00D95D5E" w:rsidRPr="00D95D5E">
        <w:t xml:space="preserve">used to classify HUC12s according to their combinations of planning characteristics. Clustering was treated as a classification procedure rather than a measure of watershed quality, priority, or performance. </w:t>
      </w:r>
      <w:r w:rsidR="0098004E" w:rsidRPr="0098004E">
        <w:t xml:space="preserve">The k-means algorithm (MacQueen </w:t>
      </w:r>
      <w:commentRangeStart w:id="140"/>
      <w:r w:rsidR="0098004E" w:rsidRPr="0098004E">
        <w:t>29167</w:t>
      </w:r>
      <w:commentRangeEnd w:id="140"/>
      <w:r w:rsidR="00EA261E">
        <w:rPr>
          <w:rStyle w:val="CommentReference"/>
        </w:rPr>
        <w:commentReference w:id="140"/>
      </w:r>
      <w:r w:rsidR="0098004E" w:rsidRPr="0098004E">
        <w:t xml:space="preserve">) was used with the ecosystem service outcomes and direct costs (Table 4). </w:t>
      </w:r>
    </w:p>
    <w:p w14:paraId="3315E8A4" w14:textId="0879961E" w:rsidR="0098004E" w:rsidRDefault="0098004E" w:rsidP="0098004E">
      <w:pPr>
        <w:spacing w:before="100" w:beforeAutospacing="1" w:after="100" w:afterAutospacing="1" w:line="480" w:lineRule="auto"/>
        <w:ind w:firstLine="720"/>
      </w:pPr>
      <w:r w:rsidRPr="0098004E">
        <w:t>Metrics were first aggregated from field-level outputs to the HUC12 planning unit. Landscape-scale environmental and biomass outcomes and implementation extent were normalized by total HUC12 area to allow comparison among HUC12s of different size. Variables used for classification included the proportion of HUC12 area affected by planned intervention, proportions allocated to prairie patch, linear prairie, and cereal rye systems, area-normalized nitrate and sediment outcomes, and area-normalized direct implementation costs (Table 4). All variables were centered and scaled using the scale() function prior to analysis to remove scale effects and give each metric equal weight.</w:t>
      </w:r>
      <w:r>
        <w:t xml:space="preserve"> </w:t>
      </w:r>
    </w:p>
    <w:p w14:paraId="46016AF4" w14:textId="5F6B512C" w:rsidR="004A5EA2" w:rsidRDefault="005F2846" w:rsidP="0098004E">
      <w:pPr>
        <w:spacing w:before="100" w:beforeAutospacing="1" w:after="100" w:afterAutospacing="1" w:line="480" w:lineRule="auto"/>
        <w:ind w:firstLine="720"/>
      </w:pPr>
      <w:r w:rsidRPr="00466C2D">
        <w:t xml:space="preserve">Watersheds were then grouped using k-means clustering based on the standardized PCA input variables. The number of clusters was selected through iterative evaluation of cluster separation, interpretability, and within-group variance. </w:t>
      </w:r>
      <w:r w:rsidRPr="00EA261E">
        <w:rPr>
          <w:highlight w:val="yellow"/>
          <w:rPrChange w:id="141" w:author="Jordahl, Jim [VPR]" w:date="2026-09-24T10:00:00Z">
            <w:rPr/>
          </w:rPrChange>
        </w:rPr>
        <w:t xml:space="preserve">Resulting clusters were interpreted as watershed </w:t>
      </w:r>
      <w:r w:rsidR="00274A7F" w:rsidRPr="00EA261E">
        <w:rPr>
          <w:highlight w:val="yellow"/>
          <w:rPrChange w:id="142" w:author="Jordahl, Jim [VPR]" w:date="2026-09-24T10:00:00Z">
            <w:rPr/>
          </w:rPrChange>
        </w:rPr>
        <w:t xml:space="preserve">planning </w:t>
      </w:r>
      <w:r w:rsidRPr="00EA261E">
        <w:rPr>
          <w:highlight w:val="yellow"/>
          <w:rPrChange w:id="143" w:author="Jordahl, Jim [VPR]" w:date="2026-09-24T10:00:00Z">
            <w:rPr/>
          </w:rPrChange>
        </w:rPr>
        <w:t xml:space="preserve">archetypes representing differing </w:t>
      </w:r>
      <w:r w:rsidR="00154C6F" w:rsidRPr="00EA261E">
        <w:rPr>
          <w:highlight w:val="yellow"/>
          <w:rPrChange w:id="144" w:author="Jordahl, Jim [VPR]" w:date="2026-09-24T10:00:00Z">
            <w:rPr/>
          </w:rPrChange>
        </w:rPr>
        <w:t xml:space="preserve">combinations </w:t>
      </w:r>
      <w:r w:rsidRPr="00EA261E">
        <w:rPr>
          <w:highlight w:val="yellow"/>
          <w:rPrChange w:id="145" w:author="Jordahl, Jim [VPR]" w:date="2026-09-24T10:00:00Z">
            <w:rPr/>
          </w:rPrChange>
        </w:rPr>
        <w:t xml:space="preserve">of landscape transformation </w:t>
      </w:r>
      <w:r w:rsidR="00FD7140" w:rsidRPr="00EA261E">
        <w:rPr>
          <w:highlight w:val="yellow"/>
          <w:rPrChange w:id="146" w:author="Jordahl, Jim [VPR]" w:date="2026-09-24T10:00:00Z">
            <w:rPr/>
          </w:rPrChange>
        </w:rPr>
        <w:t>(i.e., extent of adoption)</w:t>
      </w:r>
      <w:r w:rsidRPr="00EA261E">
        <w:rPr>
          <w:highlight w:val="yellow"/>
          <w:rPrChange w:id="147" w:author="Jordahl, Jim [VPR]" w:date="2026-09-24T10:00:00Z">
            <w:rPr/>
          </w:rPrChange>
        </w:rPr>
        <w:t>, multifunctional environmental performance, biomass productivity, and implementation cost.</w:t>
      </w:r>
    </w:p>
    <w:p w14:paraId="687B8F2B" w14:textId="024374D7" w:rsidR="002E6670" w:rsidRPr="002E6670" w:rsidRDefault="002B36FE" w:rsidP="002E6670">
      <w:pPr>
        <w:spacing w:before="100" w:beforeAutospacing="1" w:after="100" w:afterAutospacing="1" w:line="480" w:lineRule="auto"/>
        <w:ind w:firstLine="720"/>
      </w:pPr>
      <w:r w:rsidRPr="00466C2D">
        <w:t>Cluster summaries were calculated using mean values of the original watershed-scale variables to facilitate interpretation of tradeoffs among watershed groups</w:t>
      </w:r>
      <w:r>
        <w:t xml:space="preserve">. </w:t>
      </w:r>
      <w:r w:rsidR="004A5EA2" w:rsidRPr="004A5EA2">
        <w:t xml:space="preserve">Treatment-level </w:t>
      </w:r>
      <w:commentRangeStart w:id="148"/>
      <w:r w:rsidR="004A5EA2" w:rsidRPr="004A5EA2">
        <w:t>performance</w:t>
      </w:r>
      <w:commentRangeEnd w:id="148"/>
      <w:r w:rsidR="00EA261E">
        <w:rPr>
          <w:rStyle w:val="CommentReference"/>
        </w:rPr>
        <w:commentReference w:id="148"/>
      </w:r>
      <w:ins w:id="149" w:author="Jordahl, Jim [VPR]" w:date="2026-09-24T10:01:00Z">
        <w:r w:rsidR="00EA261E">
          <w:t>???</w:t>
        </w:r>
      </w:ins>
      <w:r w:rsidR="004A5EA2" w:rsidRPr="004A5EA2">
        <w:t xml:space="preserve">. To distinguish landscape-scale outcomes from outcomes associated with the amount of land treated, treatment-level metrics were calculated for each HUC12 as total modeled </w:t>
      </w:r>
      <w:r w:rsidR="004A5EA2" w:rsidRPr="004A5EA2">
        <w:lastRenderedPageBreak/>
        <w:t>outcome divided by total treated area. Metrics included nitrate reduction, sediment reduction, GHG reduction, N</w:t>
      </w:r>
      <w:r w:rsidR="004A5EA2" w:rsidRPr="0098004E">
        <w:rPr>
          <w:vertAlign w:val="subscript"/>
        </w:rPr>
        <w:t>2</w:t>
      </w:r>
      <w:r w:rsidR="004A5EA2" w:rsidRPr="004A5EA2">
        <w:t>O reduction, biomass production, and direct implementation cost per treated hectare. Prairie and cereal rye proportions were calculated as the share of total treated area represented by each practice type. These metrics were summarized among planning classes but were not used in a second clustering procedure.</w:t>
      </w:r>
    </w:p>
    <w:p w14:paraId="34A1CD78" w14:textId="724E7A15" w:rsidR="001F0A25" w:rsidRDefault="001F0A25" w:rsidP="00311158">
      <w:pPr>
        <w:pStyle w:val="Heading1"/>
      </w:pPr>
      <w:r w:rsidRPr="00063A8B">
        <w:t xml:space="preserve">Results </w:t>
      </w:r>
      <w:ins w:id="150" w:author="Jordahl, Jim [VPR]" w:date="2026-09-24T10:03:00Z">
        <w:r w:rsidR="00EA261E">
          <w:t>and</w:t>
        </w:r>
      </w:ins>
      <w:del w:id="151" w:author="Jordahl, Jim [VPR]" w:date="2026-09-24T10:03:00Z">
        <w:r w:rsidRPr="00063A8B" w:rsidDel="00EA261E">
          <w:delText>&amp;</w:delText>
        </w:r>
      </w:del>
      <w:r w:rsidRPr="00063A8B">
        <w:t xml:space="preserve"> Discussion</w:t>
      </w:r>
    </w:p>
    <w:p w14:paraId="369EDFA2" w14:textId="2B960429" w:rsidR="0061613C" w:rsidRDefault="0009108C" w:rsidP="00167573">
      <w:pPr>
        <w:pStyle w:val="Heading2"/>
      </w:pPr>
      <w:r>
        <w:t>Multifunctional</w:t>
      </w:r>
      <w:r w:rsidR="00DE1CD2">
        <w:t xml:space="preserve"> Landscape Outcomes</w:t>
      </w:r>
      <w:r w:rsidR="00923C2A">
        <w:t xml:space="preserve"> throughout the </w:t>
      </w:r>
      <w:proofErr w:type="spellStart"/>
      <w:r w:rsidR="00923C2A">
        <w:t>Supplyshed</w:t>
      </w:r>
      <w:proofErr w:type="spellEnd"/>
    </w:p>
    <w:p w14:paraId="58DF86A3" w14:textId="77777777" w:rsidR="00DE1CD2" w:rsidRPr="00DE1CD2" w:rsidRDefault="00DE1CD2" w:rsidP="00954169"/>
    <w:p w14:paraId="1A3D6270" w14:textId="23AB009A" w:rsidR="006624E9" w:rsidRDefault="00167573" w:rsidP="00AE269C">
      <w:pPr>
        <w:spacing w:line="480" w:lineRule="auto"/>
        <w:ind w:firstLine="720"/>
      </w:pPr>
      <w:r w:rsidRPr="00947AAD">
        <w:t>Spatial targeting</w:t>
      </w:r>
      <w:r w:rsidR="004F4C0F">
        <w:t xml:space="preserve"> </w:t>
      </w:r>
      <w:r w:rsidR="006624E9">
        <w:t>with the</w:t>
      </w:r>
      <w:r w:rsidR="004F4C0F">
        <w:t xml:space="preserve"> ACPF and companion tools</w:t>
      </w:r>
      <w:r w:rsidR="006E74B3">
        <w:t xml:space="preserve"> </w:t>
      </w:r>
      <w:r w:rsidR="00E2136D" w:rsidRPr="00E2136D">
        <w:t xml:space="preserve">produced a heterogeneous network of conservation and biomass interventions across the 32-km AD facility </w:t>
      </w:r>
      <w:proofErr w:type="spellStart"/>
      <w:r w:rsidR="00E2136D" w:rsidRPr="00E2136D">
        <w:t>supplyshed</w:t>
      </w:r>
      <w:proofErr w:type="spellEnd"/>
      <w:r w:rsidR="00E2136D" w:rsidRPr="00E2136D">
        <w:t>. Perennial biomass systems were concentrated in locations where permanent cover could address multiple conservation objectives, including hydrologic vulnerability and habitat opportunity, while linear practices were targeted along landscape positions associated with runoff and nutrient transport. Winter cereal rye was distributed more broadly across annual row-crop areas, providing an opportunity to integrate biomass production with conservation objectives while retaining the underlying annual cropping system</w:t>
      </w:r>
      <w:r w:rsidR="00E9585B">
        <w:t xml:space="preserve"> (Figure 3)</w:t>
      </w:r>
      <w:r w:rsidR="00E2136D" w:rsidRPr="00E2136D">
        <w:t>.</w:t>
      </w:r>
      <w:r w:rsidR="00E21F64">
        <w:t xml:space="preserve"> </w:t>
      </w:r>
      <w:r w:rsidR="00E9585B" w:rsidRPr="00E9585B">
        <w:t xml:space="preserve">The resulting landscape demonstrates the central premise of precision conservation: environmental objectives need not be addressed uniformly across agricultural landscapes because the opportunity and expected function of conservation practices vary spatially. ACPF was originally developed to identify site-specific conservation opportunities within agricultural watersheds by integrating terrain, soils, land use, and hydrologic information, and has subsequently been applied as a watershed-scale precision conservation framework </w:t>
      </w:r>
      <w:r w:rsidR="003861A3">
        <w:t>(</w:t>
      </w:r>
      <w:r w:rsidR="00FE19AD">
        <w:t xml:space="preserve">Porter et al. 2025; </w:t>
      </w:r>
      <w:r w:rsidR="00E9585B" w:rsidRPr="003861A3">
        <w:t>Tomer et al. 2013; Tomer et al. 2020</w:t>
      </w:r>
      <w:r w:rsidR="003861A3">
        <w:t>)</w:t>
      </w:r>
      <w:r w:rsidR="00E9585B" w:rsidRPr="003861A3">
        <w:t>.</w:t>
      </w:r>
      <w:r w:rsidR="00E9585B" w:rsidRPr="00E9585B">
        <w:t xml:space="preserve"> The present analysis extends this field- and </w:t>
      </w:r>
      <w:r w:rsidR="00E9585B">
        <w:t>HUC12</w:t>
      </w:r>
      <w:r w:rsidR="00E9585B" w:rsidRPr="00E9585B">
        <w:t xml:space="preserve">-scale approach by incorporating biomass demand as an additional </w:t>
      </w:r>
      <w:r w:rsidR="00E9585B" w:rsidRPr="00E9585B">
        <w:lastRenderedPageBreak/>
        <w:t xml:space="preserve">planning objective and evaluating the resulting interventions at the HUC12 and AD </w:t>
      </w:r>
      <w:proofErr w:type="spellStart"/>
      <w:r w:rsidR="00E9585B" w:rsidRPr="00E9585B">
        <w:t>supplyshed</w:t>
      </w:r>
      <w:proofErr w:type="spellEnd"/>
      <w:r w:rsidR="00E9585B" w:rsidRPr="00E9585B">
        <w:t xml:space="preserve"> scales.</w:t>
      </w:r>
      <w:r w:rsidR="00E9585B">
        <w:t xml:space="preserve"> </w:t>
      </w:r>
    </w:p>
    <w:p w14:paraId="7368615B" w14:textId="77777777" w:rsidR="006D6374" w:rsidRDefault="006624E9" w:rsidP="00CE4446">
      <w:pPr>
        <w:pStyle w:val="NormalWeb"/>
        <w:spacing w:line="480" w:lineRule="auto"/>
        <w:ind w:firstLine="720"/>
      </w:pPr>
      <w:r>
        <w:t xml:space="preserve">Implementation of the full </w:t>
      </w:r>
      <w:r w:rsidR="0060444C" w:rsidRPr="0054631C">
        <w:t>integrated conservation-biomass scenario</w:t>
      </w:r>
      <w:r w:rsidR="0060444C" w:rsidRPr="00997967">
        <w:t xml:space="preserve"> </w:t>
      </w:r>
      <w:r w:rsidR="00AE269C" w:rsidRPr="00997967">
        <w:t xml:space="preserve">plan </w:t>
      </w:r>
      <w:r>
        <w:t>was</w:t>
      </w:r>
      <w:r w:rsidR="00AE269C">
        <w:t xml:space="preserve"> estimated </w:t>
      </w:r>
      <w:r>
        <w:t xml:space="preserve">to </w:t>
      </w:r>
      <w:r w:rsidR="00AE269C">
        <w:t>reduc</w:t>
      </w:r>
      <w:r>
        <w:t>e</w:t>
      </w:r>
      <w:r w:rsidR="00AE269C">
        <w:t xml:space="preserve"> </w:t>
      </w:r>
      <w:r>
        <w:t xml:space="preserve">annual nitrate loads by </w:t>
      </w:r>
      <w:r w:rsidR="00AE269C">
        <w:t>3,7</w:t>
      </w:r>
      <w:r w:rsidR="00DF47D3">
        <w:t>56</w:t>
      </w:r>
      <w:r w:rsidR="00AE269C" w:rsidRPr="00997967">
        <w:t xml:space="preserve"> Mg</w:t>
      </w:r>
      <w:r w:rsidR="005A3E79">
        <w:t xml:space="preserve"> (</w:t>
      </w:r>
      <w:commentRangeStart w:id="152"/>
      <w:r w:rsidR="005A3E79">
        <w:t>57</w:t>
      </w:r>
      <w:commentRangeEnd w:id="152"/>
      <w:r w:rsidR="00EA261E">
        <w:rPr>
          <w:rStyle w:val="CommentReference"/>
        </w:rPr>
        <w:commentReference w:id="152"/>
      </w:r>
      <w:r w:rsidR="005A3E79">
        <w:t>%)</w:t>
      </w:r>
      <w:r w:rsidR="00AE269C" w:rsidRPr="00997967">
        <w:t xml:space="preserve"> </w:t>
      </w:r>
      <w:r w:rsidR="00AE269C">
        <w:t>and</w:t>
      </w:r>
      <w:r w:rsidR="00AE269C" w:rsidRPr="00997967">
        <w:t xml:space="preserve"> </w:t>
      </w:r>
      <w:r>
        <w:t xml:space="preserve">sediment delivery by </w:t>
      </w:r>
      <w:r w:rsidR="00DF47D3">
        <w:t xml:space="preserve">489,586 </w:t>
      </w:r>
      <w:r w:rsidR="00AE269C" w:rsidRPr="00997967">
        <w:t>Mg</w:t>
      </w:r>
      <w:r w:rsidR="005A3E79">
        <w:t xml:space="preserve"> </w:t>
      </w:r>
      <w:r w:rsidR="008D7539">
        <w:t>(</w:t>
      </w:r>
      <w:r w:rsidR="005A3E79">
        <w:t>92%</w:t>
      </w:r>
      <w:r w:rsidR="008D7539">
        <w:t>)</w:t>
      </w:r>
      <w:r w:rsidR="00AE269C" w:rsidRPr="00997967">
        <w:t xml:space="preserve"> </w:t>
      </w:r>
      <w:r>
        <w:t>(</w:t>
      </w:r>
      <w:r w:rsidR="000C7691">
        <w:t>T</w:t>
      </w:r>
      <w:r>
        <w:t xml:space="preserve">able </w:t>
      </w:r>
      <w:r w:rsidR="00104D38">
        <w:t>3</w:t>
      </w:r>
      <w:r>
        <w:t xml:space="preserve">). </w:t>
      </w:r>
      <w:r w:rsidR="009F67A1">
        <w:t xml:space="preserve">The modeled interventions also </w:t>
      </w:r>
      <w:r w:rsidR="00C4455B">
        <w:t>have</w:t>
      </w:r>
      <w:r w:rsidR="00480C65">
        <w:t xml:space="preserve"> the capacity to generate</w:t>
      </w:r>
      <w:r w:rsidR="009F67A1">
        <w:t xml:space="preserve"> </w:t>
      </w:r>
      <w:r w:rsidR="00480C65" w:rsidRPr="00480C65">
        <w:t>556</w:t>
      </w:r>
      <w:r w:rsidR="00C4455B">
        <w:t>,</w:t>
      </w:r>
      <w:r w:rsidR="00480C65" w:rsidRPr="00480C65">
        <w:t>60</w:t>
      </w:r>
      <w:r w:rsidR="00480C65" w:rsidRPr="00C4455B">
        <w:t>6</w:t>
      </w:r>
      <w:r w:rsidR="009F67A1" w:rsidRPr="00C4455B">
        <w:t xml:space="preserve"> Mg of biomass annually, with </w:t>
      </w:r>
      <w:r w:rsidR="00C4455B" w:rsidRPr="00C4455B">
        <w:t xml:space="preserve">280,041 </w:t>
      </w:r>
      <w:r w:rsidR="009F67A1" w:rsidRPr="00C4455B">
        <w:t>Mg produced from perennial systems and</w:t>
      </w:r>
      <w:r w:rsidR="00C4455B" w:rsidRPr="00C4455B">
        <w:t xml:space="preserve"> 276,565</w:t>
      </w:r>
      <w:r w:rsidR="009F67A1" w:rsidRPr="00C4455B">
        <w:t xml:space="preserve"> Mg from cereal rye</w:t>
      </w:r>
      <w:r w:rsidR="009F67A1">
        <w:t>.</w:t>
      </w:r>
      <w:r w:rsidR="00C4455B">
        <w:t xml:space="preserve"> </w:t>
      </w:r>
      <w:r w:rsidR="006D6374" w:rsidRPr="006D6374">
        <w:t>The integrated scenario generated potential reductions in nitrate, sediment, and greenhouse-gas emissions while also producing biomass and increasing the extent of permanent and seasonal vegetative cover. However, these outcomes were not distributed uniformly among HUC12s. The spatial heterogeneity reflects differences in both the amount of land identified for intervention and the composition of the practices assigned to that land. Thus, field-scale precision conservation targeting produced distinct watershed-scale configurations rather than a uniform landscape response.</w:t>
      </w:r>
      <w:r w:rsidR="006D6374">
        <w:t xml:space="preserve"> </w:t>
      </w:r>
    </w:p>
    <w:p w14:paraId="1F18364E" w14:textId="3A00A0D6" w:rsidR="00376A50" w:rsidRDefault="009F67A1" w:rsidP="00CE4446">
      <w:pPr>
        <w:pStyle w:val="NormalWeb"/>
        <w:spacing w:line="480" w:lineRule="auto"/>
        <w:ind w:firstLine="720"/>
      </w:pPr>
      <w:r>
        <w:t xml:space="preserve">This biomass represents the feedstock-production component of the integrated landscape and demonstrates that conservation-oriented land-use change can simultaneously provide environmental benefits and a distributed source of renewable-energy </w:t>
      </w:r>
      <w:commentRangeStart w:id="153"/>
      <w:r>
        <w:t>feedstock</w:t>
      </w:r>
      <w:commentRangeEnd w:id="153"/>
      <w:r w:rsidR="00D267F9">
        <w:rPr>
          <w:rStyle w:val="CommentReference"/>
        </w:rPr>
        <w:commentReference w:id="153"/>
      </w:r>
      <w:r>
        <w:t>. In turn, these p</w:t>
      </w:r>
      <w:r w:rsidR="00E34624">
        <w:t xml:space="preserve">rairie biomass </w:t>
      </w:r>
      <w:proofErr w:type="spellStart"/>
      <w:r w:rsidR="00E34624">
        <w:t>sitings</w:t>
      </w:r>
      <w:proofErr w:type="spellEnd"/>
      <w:r w:rsidR="00E34624">
        <w:t xml:space="preserve"> increased permanent vegetative cover in the </w:t>
      </w:r>
      <w:proofErr w:type="spellStart"/>
      <w:r w:rsidR="00E34624">
        <w:t>supplyshed</w:t>
      </w:r>
      <w:proofErr w:type="spellEnd"/>
      <w:r w:rsidR="00E34624">
        <w:t xml:space="preserve"> by </w:t>
      </w:r>
      <w:r w:rsidR="00050CFB">
        <w:rPr>
          <w:rStyle w:val="Strong"/>
          <w:b w:val="0"/>
          <w:bCs w:val="0"/>
        </w:rPr>
        <w:t>16</w:t>
      </w:r>
      <w:r w:rsidR="00E34624" w:rsidRPr="009F67A1">
        <w:rPr>
          <w:rStyle w:val="Strong"/>
          <w:b w:val="0"/>
          <w:bCs w:val="0"/>
        </w:rPr>
        <w:t>%</w:t>
      </w:r>
      <w:r w:rsidR="00E34624" w:rsidRPr="009F67A1">
        <w:rPr>
          <w:b/>
        </w:rPr>
        <w:t>,</w:t>
      </w:r>
      <w:r w:rsidR="00E34624">
        <w:t xml:space="preserve"> exceeding the 4% statewide increase goal identified in the IWAP (2015). </w:t>
      </w:r>
      <w:r w:rsidR="006624E9" w:rsidRPr="00376A50">
        <w:t>Collectively, prairie fields</w:t>
      </w:r>
      <w:r w:rsidR="00376A50" w:rsidRPr="00376A50">
        <w:t xml:space="preserve">, </w:t>
      </w:r>
      <w:r w:rsidR="006624E9" w:rsidRPr="00376A50">
        <w:t xml:space="preserve">strips, and buffers </w:t>
      </w:r>
      <w:r w:rsidR="00376A50">
        <w:t>provided</w:t>
      </w:r>
      <w:r w:rsidR="006624E9" w:rsidRPr="00376A50">
        <w:t xml:space="preserve"> </w:t>
      </w:r>
      <w:r w:rsidR="00DF47D3" w:rsidRPr="00DF47D3">
        <w:t>36,870</w:t>
      </w:r>
      <w:r w:rsidR="0033270D">
        <w:t xml:space="preserve"> </w:t>
      </w:r>
      <w:r w:rsidR="006624E9" w:rsidRPr="00376A50">
        <w:t xml:space="preserve">ha of perennial </w:t>
      </w:r>
      <w:r w:rsidR="00DF47D3">
        <w:t>cover</w:t>
      </w:r>
      <w:r w:rsidR="006624E9" w:rsidRPr="00376A50">
        <w:t xml:space="preserve"> </w:t>
      </w:r>
      <w:r w:rsidR="00376A50" w:rsidRPr="007069EA">
        <w:t xml:space="preserve">distributed across the </w:t>
      </w:r>
      <w:proofErr w:type="spellStart"/>
      <w:r w:rsidR="00E34624">
        <w:t>supplyshed</w:t>
      </w:r>
      <w:proofErr w:type="spellEnd"/>
      <w:r w:rsidR="00376A50">
        <w:t xml:space="preserve">. </w:t>
      </w:r>
      <w:r w:rsidR="00E34624">
        <w:t xml:space="preserve">Together, these interventions increased the extent and spatial heterogeneity of perennial vegetation within an otherwise row-crop dominated landscape. </w:t>
      </w:r>
    </w:p>
    <w:p w14:paraId="24471D5C" w14:textId="55DAE6B5" w:rsidR="003B5DF7" w:rsidRDefault="00376A50" w:rsidP="006624E9">
      <w:pPr>
        <w:spacing w:line="480" w:lineRule="auto"/>
        <w:ind w:firstLine="720"/>
      </w:pPr>
      <w:r>
        <w:lastRenderedPageBreak/>
        <w:t>The</w:t>
      </w:r>
      <w:r w:rsidR="003B5DF7">
        <w:t xml:space="preserve"> resulting distribution of perennial vegetation also increased habitat density within the modeled landscape.</w:t>
      </w:r>
      <w:r w:rsidR="006D6374">
        <w:t xml:space="preserve"> </w:t>
      </w:r>
      <w:r w:rsidR="006D6374" w:rsidRPr="006D6374">
        <w:t>These areas included smaller, edge dominated features (&lt; 20 ha), larger core-oriented patches (20</w:t>
      </w:r>
      <w:r w:rsidR="00DA7340">
        <w:t xml:space="preserve"> to</w:t>
      </w:r>
      <w:r w:rsidR="006D6374" w:rsidRPr="006D6374">
        <w:t xml:space="preserve"> 152 ha), and approximately 7,520 ha of linear habitat and corridor features. </w:t>
      </w:r>
      <w:r w:rsidR="003B5DF7">
        <w:t xml:space="preserve">The habitat-density analysis, indicated that the spatial arrangement of prairie elements </w:t>
      </w:r>
      <w:r w:rsidR="009F42A2">
        <w:t>and habitat complexes (Figure 4)</w:t>
      </w:r>
      <w:ins w:id="154" w:author="Jordahl, Jim [VPR]" w:date="2026-09-26T08:23:00Z">
        <w:r w:rsidR="00D267F9">
          <w:t>&lt;&lt;something missing?&gt;&gt;</w:t>
        </w:r>
      </w:ins>
      <w:r w:rsidR="009F42A2">
        <w:t xml:space="preserve">. </w:t>
      </w:r>
      <w:r w:rsidR="009F42A2" w:rsidRPr="009F42A2">
        <w:t xml:space="preserve">The distribution of habitat complexes occurs irrespective of watershed planning units, highlighting the importance to take an intentional wildlife planning approach to ensure connectivity of habitat complexes for species of concern. </w:t>
      </w:r>
      <w:r w:rsidR="009F42A2">
        <w:t>C</w:t>
      </w:r>
      <w:r w:rsidR="00350C54">
        <w:t xml:space="preserve">lusters of fields </w:t>
      </w:r>
      <w:r w:rsidR="00577737">
        <w:t>intersecting</w:t>
      </w:r>
      <w:r w:rsidR="00350C54">
        <w:t xml:space="preserve"> high density of habitat and proximity to known </w:t>
      </w:r>
      <w:r w:rsidR="003F40FF">
        <w:t xml:space="preserve">locations of existing permanent </w:t>
      </w:r>
      <w:r w:rsidR="00577737">
        <w:t>habitat easements are of more interest to wildlife habitat planners, such as the Iowa Department of Natural Resources (IDNR), to establish</w:t>
      </w:r>
      <w:r w:rsidR="00916D0E">
        <w:t xml:space="preserve"> </w:t>
      </w:r>
      <w:r w:rsidR="008D5873">
        <w:t xml:space="preserve">large </w:t>
      </w:r>
      <w:r w:rsidR="00916D0E" w:rsidRPr="00916D0E">
        <w:t xml:space="preserve">prairie </w:t>
      </w:r>
      <w:r w:rsidR="00916D0E">
        <w:t>habitat</w:t>
      </w:r>
      <w:r w:rsidR="008D5873">
        <w:t xml:space="preserve"> complexes</w:t>
      </w:r>
      <w:r w:rsidR="00916D0E" w:rsidRPr="00916D0E">
        <w:t>.</w:t>
      </w:r>
      <w:r w:rsidR="00916D0E">
        <w:t xml:space="preserve"> The</w:t>
      </w:r>
      <w:r w:rsidR="00577737">
        <w:t xml:space="preserve"> </w:t>
      </w:r>
      <w:r w:rsidR="00916D0E">
        <w:t>less dense prairie habitat areas</w:t>
      </w:r>
      <w:r w:rsidR="00577737">
        <w:t xml:space="preserve"> still provide habitat benefits, especially for </w:t>
      </w:r>
      <w:r w:rsidR="00916D0E" w:rsidRPr="00916D0E">
        <w:t>transient needs</w:t>
      </w:r>
      <w:r w:rsidR="00577737">
        <w:t xml:space="preserve"> (e.g.,</w:t>
      </w:r>
      <w:r w:rsidR="00916D0E" w:rsidRPr="00916D0E">
        <w:t xml:space="preserve"> foraging, hunting and migrating</w:t>
      </w:r>
      <w:r w:rsidR="00577737">
        <w:t>)</w:t>
      </w:r>
      <w:ins w:id="155" w:author="Schulte Moore, Lisa A [NREM]" w:date="2026-09-27T06:15:00Z">
        <w:r w:rsidR="005772CB">
          <w:t xml:space="preserve"> </w:t>
        </w:r>
      </w:ins>
      <w:ins w:id="156" w:author="Jordahl, Jim [VPR]" w:date="2026-09-24T10:08:00Z">
        <w:r w:rsidR="0060025A">
          <w:t>(</w:t>
        </w:r>
        <w:commentRangeStart w:id="157"/>
        <w:r w:rsidR="0060025A">
          <w:t>CITE</w:t>
        </w:r>
      </w:ins>
      <w:commentRangeEnd w:id="157"/>
      <w:r w:rsidR="005772CB">
        <w:rPr>
          <w:rStyle w:val="CommentReference"/>
        </w:rPr>
        <w:commentReference w:id="157"/>
      </w:r>
      <w:ins w:id="158" w:author="Jordahl, Jim [VPR]" w:date="2026-09-24T10:08:00Z">
        <w:r w:rsidR="0060025A">
          <w:t>)</w:t>
        </w:r>
      </w:ins>
      <w:r w:rsidR="00577737">
        <w:t>. T</w:t>
      </w:r>
      <w:r w:rsidR="003B5DF7">
        <w:t>hese re</w:t>
      </w:r>
      <w:r>
        <w:t>s</w:t>
      </w:r>
      <w:r w:rsidR="003B5DF7">
        <w:t xml:space="preserve">ults are consistent with the broader objective or integrating habitat and water-quality functions within the same landscape (e.g., Jager and Krieg 2018; Krieg et al. 2018), although they should be interpreted as a planning-level assessment rather than a prediction of species-specific habitat use. Species-specific habitat requirements would be needed to evaluate responses of </w:t>
      </w:r>
      <w:r w:rsidR="003861A3">
        <w:t>particular</w:t>
      </w:r>
      <w:r w:rsidR="003B5DF7">
        <w:t xml:space="preserve"> wildlife </w:t>
      </w:r>
      <w:r w:rsidR="00322EB1">
        <w:t>species</w:t>
      </w:r>
      <w:r w:rsidR="003B5DF7">
        <w:t xml:space="preserve"> and to identify priority habitat complexes</w:t>
      </w:r>
      <w:r w:rsidR="00322EB1">
        <w:t xml:space="preserve"> </w:t>
      </w:r>
      <w:r w:rsidR="00322EB1" w:rsidRPr="00C1063B">
        <w:t>(Sussman et al. 2019)</w:t>
      </w:r>
      <w:r w:rsidR="003B5DF7">
        <w:t xml:space="preserve">. </w:t>
      </w:r>
    </w:p>
    <w:p w14:paraId="59C8704C" w14:textId="013DFAB0" w:rsidR="00AE269C" w:rsidRDefault="00BC0166" w:rsidP="00AE269C">
      <w:pPr>
        <w:spacing w:line="480" w:lineRule="auto"/>
        <w:ind w:firstLine="720"/>
      </w:pPr>
      <w:r>
        <w:t>L</w:t>
      </w:r>
      <w:r w:rsidR="00AE269C">
        <w:t xml:space="preserve">and </w:t>
      </w:r>
      <w:r w:rsidR="00322EB1">
        <w:t xml:space="preserve">cover </w:t>
      </w:r>
      <w:r w:rsidR="00AE269C">
        <w:t>transition</w:t>
      </w:r>
      <w:r>
        <w:t>s</w:t>
      </w:r>
      <w:r w:rsidR="00AE269C">
        <w:t xml:space="preserve"> </w:t>
      </w:r>
      <w:r>
        <w:t xml:space="preserve">were estimated to reduce GHG emissions by </w:t>
      </w:r>
      <w:r w:rsidR="00AE269C" w:rsidRPr="00997967">
        <w:t xml:space="preserve">approximately </w:t>
      </w:r>
      <w:r w:rsidR="00AE269C">
        <w:t>175,329</w:t>
      </w:r>
      <w:r w:rsidR="00AE269C" w:rsidRPr="00997967">
        <w:t xml:space="preserve"> Mg of CO</w:t>
      </w:r>
      <w:r w:rsidR="00AE269C" w:rsidRPr="00997967">
        <w:rPr>
          <w:vertAlign w:val="subscript"/>
        </w:rPr>
        <w:t>2</w:t>
      </w:r>
      <w:r w:rsidR="00AE269C">
        <w:rPr>
          <w:vertAlign w:val="subscript"/>
        </w:rPr>
        <w:t xml:space="preserve"> </w:t>
      </w:r>
      <w:r w:rsidR="00AE269C" w:rsidRPr="00997967">
        <w:rPr>
          <w:i/>
          <w:vertAlign w:val="subscript"/>
        </w:rPr>
        <w:t>eq</w:t>
      </w:r>
      <w:r w:rsidR="00AE269C" w:rsidRPr="00997967">
        <w:t xml:space="preserve"> </w:t>
      </w:r>
      <w:r w:rsidR="00FC6594">
        <w:t>annual</w:t>
      </w:r>
      <w:r w:rsidR="00605E80">
        <w:t>l</w:t>
      </w:r>
      <w:r w:rsidR="00FC6594">
        <w:t>y</w:t>
      </w:r>
      <w:r w:rsidR="00AE269C">
        <w:t xml:space="preserve"> (Table </w:t>
      </w:r>
      <w:r w:rsidR="00104D38">
        <w:t>3</w:t>
      </w:r>
      <w:r w:rsidR="00AE269C">
        <w:t>)</w:t>
      </w:r>
      <w:r w:rsidR="00AE269C" w:rsidRPr="00997967">
        <w:t>.</w:t>
      </w:r>
      <w:r w:rsidR="00AE269C">
        <w:t xml:space="preserve"> </w:t>
      </w:r>
      <w:r w:rsidR="00FC6594">
        <w:t xml:space="preserve">Median </w:t>
      </w:r>
      <w:r w:rsidR="00AE269C">
        <w:t>reductions</w:t>
      </w:r>
      <w:r w:rsidR="00A227E9">
        <w:t xml:space="preserve"> per field</w:t>
      </w:r>
      <w:r w:rsidR="00AE269C">
        <w:t xml:space="preserve"> </w:t>
      </w:r>
      <w:r w:rsidR="00FC6594">
        <w:t xml:space="preserve">were </w:t>
      </w:r>
      <w:r w:rsidR="00AE269C">
        <w:t xml:space="preserve">estimated at 15.35 Mg </w:t>
      </w:r>
      <w:r w:rsidR="00FC6594">
        <w:t>CO</w:t>
      </w:r>
      <w:r w:rsidR="00FC6594">
        <w:rPr>
          <w:vertAlign w:val="subscript"/>
        </w:rPr>
        <w:t>2</w:t>
      </w:r>
      <w:r w:rsidR="00FC6594">
        <w:t xml:space="preserve"> </w:t>
      </w:r>
      <w:r w:rsidR="00AE269C">
        <w:t>yr</w:t>
      </w:r>
      <w:r w:rsidR="00AE269C">
        <w:rPr>
          <w:vertAlign w:val="superscript"/>
        </w:rPr>
        <w:t>-1</w:t>
      </w:r>
      <w:r w:rsidR="00AE269C">
        <w:t xml:space="preserve"> </w:t>
      </w:r>
      <w:r w:rsidR="00FC6594">
        <w:t xml:space="preserve">and </w:t>
      </w:r>
      <w:r w:rsidR="00AE269C">
        <w:t xml:space="preserve">3.22 Mg </w:t>
      </w:r>
      <w:r w:rsidR="00FC6594">
        <w:t>N</w:t>
      </w:r>
      <w:r w:rsidR="00FC6594">
        <w:rPr>
          <w:vertAlign w:val="subscript"/>
        </w:rPr>
        <w:t>2</w:t>
      </w:r>
      <w:r w:rsidR="00FC6594">
        <w:t xml:space="preserve">O </w:t>
      </w:r>
      <w:r w:rsidR="00AE269C">
        <w:t>yr</w:t>
      </w:r>
      <w:r w:rsidR="00AE269C">
        <w:rPr>
          <w:vertAlign w:val="superscript"/>
        </w:rPr>
        <w:t>-1</w:t>
      </w:r>
      <w:r w:rsidR="00FC6594">
        <w:t>.</w:t>
      </w:r>
      <w:r w:rsidR="00AE269C">
        <w:t xml:space="preserve"> </w:t>
      </w:r>
      <w:r w:rsidR="002D7A24">
        <w:t xml:space="preserve">These estimates did not explicitly account for carbon and </w:t>
      </w:r>
      <w:commentRangeStart w:id="159"/>
      <w:r w:rsidR="002D7A24">
        <w:t>nitrogen</w:t>
      </w:r>
      <w:commentRangeEnd w:id="159"/>
      <w:r w:rsidR="0060025A">
        <w:rPr>
          <w:rStyle w:val="CommentReference"/>
        </w:rPr>
        <w:commentReference w:id="159"/>
      </w:r>
      <w:r w:rsidR="002D7A24">
        <w:t xml:space="preserve"> cycling </w:t>
      </w:r>
      <w:r w:rsidR="00AE269C">
        <w:t>with</w:t>
      </w:r>
      <w:r w:rsidR="00AE269C" w:rsidRPr="00D660BC">
        <w:t>in saturated buffer</w:t>
      </w:r>
      <w:r w:rsidR="00AE269C">
        <w:t>s</w:t>
      </w:r>
      <w:r w:rsidR="00AE269C" w:rsidRPr="00D660BC">
        <w:t xml:space="preserve"> and NRW</w:t>
      </w:r>
      <w:r w:rsidR="00AE269C">
        <w:t>s</w:t>
      </w:r>
      <w:r w:rsidR="00AE269C" w:rsidRPr="00D660BC">
        <w:t xml:space="preserve">. </w:t>
      </w:r>
      <w:r w:rsidR="002D7A24">
        <w:t xml:space="preserve">Because the direction and magnitude of </w:t>
      </w:r>
      <w:r w:rsidR="00E32ACF">
        <w:t>GHG</w:t>
      </w:r>
      <w:r w:rsidR="002D7A24">
        <w:t xml:space="preserve"> fluxes from NRWs can vary with site conditions and management, reductions were not assigned to wetland area itself </w:t>
      </w:r>
      <w:r w:rsidR="002D7A24" w:rsidRPr="00D660BC">
        <w:t>(He et al., 2024)</w:t>
      </w:r>
      <w:r w:rsidR="002D7A24">
        <w:t xml:space="preserve">. For saturated buffers, emission-reduction </w:t>
      </w:r>
      <w:r w:rsidR="002D7A24">
        <w:lastRenderedPageBreak/>
        <w:t xml:space="preserve">benefits were assigned to the associated herbaceous buffer area based on the modeled response of prairie conversion.  </w:t>
      </w:r>
      <w:r w:rsidR="00AE269C">
        <w:t>Previous s</w:t>
      </w:r>
      <w:r w:rsidR="00AE269C" w:rsidRPr="00D660BC">
        <w:t xml:space="preserve">tudies </w:t>
      </w:r>
      <w:r w:rsidR="002D7A24">
        <w:t>indicate that</w:t>
      </w:r>
      <w:r w:rsidR="002D7A24" w:rsidRPr="00D660BC">
        <w:t xml:space="preserve"> </w:t>
      </w:r>
      <w:r w:rsidR="00AE269C" w:rsidRPr="00D660BC">
        <w:t xml:space="preserve">saturated buffers </w:t>
      </w:r>
      <w:r w:rsidR="00FC6594">
        <w:t xml:space="preserve">generally </w:t>
      </w:r>
      <w:r w:rsidR="00AE269C" w:rsidRPr="00D660BC">
        <w:t>do not increase N</w:t>
      </w:r>
      <w:r w:rsidR="00AE269C" w:rsidRPr="00824182">
        <w:rPr>
          <w:vertAlign w:val="subscript"/>
        </w:rPr>
        <w:t>2</w:t>
      </w:r>
      <w:r w:rsidR="00AE269C" w:rsidRPr="00D660BC">
        <w:t xml:space="preserve">O </w:t>
      </w:r>
      <w:r w:rsidR="002D7A24">
        <w:t>or</w:t>
      </w:r>
      <w:r w:rsidR="002D7A24" w:rsidRPr="00D660BC">
        <w:t xml:space="preserve"> </w:t>
      </w:r>
      <w:r w:rsidR="00AE269C" w:rsidRPr="00D660BC">
        <w:t>CO</w:t>
      </w:r>
      <w:r w:rsidR="00AE269C" w:rsidRPr="00824182">
        <w:rPr>
          <w:vertAlign w:val="subscript"/>
        </w:rPr>
        <w:t>2</w:t>
      </w:r>
      <w:r w:rsidR="00AE269C" w:rsidRPr="00D660BC">
        <w:t xml:space="preserve"> emissions relative to </w:t>
      </w:r>
      <w:r w:rsidR="00FC6594">
        <w:t xml:space="preserve">conventional </w:t>
      </w:r>
      <w:r w:rsidR="00AE269C" w:rsidRPr="00D660BC">
        <w:t xml:space="preserve">agricultural land </w:t>
      </w:r>
      <w:r w:rsidR="00FC6594">
        <w:t xml:space="preserve">uses </w:t>
      </w:r>
      <w:r w:rsidR="00AE269C" w:rsidRPr="00D660BC">
        <w:t>(</w:t>
      </w:r>
      <w:proofErr w:type="spellStart"/>
      <w:r w:rsidR="009E7A2F" w:rsidRPr="00D660BC">
        <w:t>Ampe</w:t>
      </w:r>
      <w:proofErr w:type="spellEnd"/>
      <w:r w:rsidR="009E7A2F" w:rsidRPr="00D660BC">
        <w:t xml:space="preserve"> et al. 2025</w:t>
      </w:r>
      <w:r w:rsidR="009E7A2F">
        <w:t xml:space="preserve">; </w:t>
      </w:r>
      <w:r w:rsidR="00AE269C" w:rsidRPr="00D660BC">
        <w:t xml:space="preserve">Davis et al. 2019; </w:t>
      </w:r>
      <w:r w:rsidR="009E7A2F" w:rsidRPr="00D660BC">
        <w:t>Mitchell et al. 2022</w:t>
      </w:r>
      <w:r w:rsidR="009E7A2F">
        <w:t xml:space="preserve">; </w:t>
      </w:r>
      <w:proofErr w:type="spellStart"/>
      <w:r w:rsidR="00AE269C" w:rsidRPr="00D660BC">
        <w:t>Salimi</w:t>
      </w:r>
      <w:proofErr w:type="spellEnd"/>
      <w:r w:rsidR="00AE269C" w:rsidRPr="00D660BC">
        <w:t xml:space="preserve"> et al. 2021)</w:t>
      </w:r>
      <w:r w:rsidR="00AE269C">
        <w:t>.</w:t>
      </w:r>
      <w:r w:rsidR="00AE269C" w:rsidRPr="00D660BC">
        <w:t xml:space="preserve"> </w:t>
      </w:r>
    </w:p>
    <w:p w14:paraId="561BF991" w14:textId="2EEA3D54" w:rsidR="00AB5AB1" w:rsidRDefault="003F59A0" w:rsidP="00AE269C">
      <w:pPr>
        <w:spacing w:line="480" w:lineRule="auto"/>
        <w:ind w:firstLine="720"/>
      </w:pPr>
      <w:r>
        <w:t xml:space="preserve">The contrasting spatial and functional roles of the biomass systems further illustrate the importance of combining practices. </w:t>
      </w:r>
      <w:r w:rsidR="004C75DD">
        <w:t>Cereal</w:t>
      </w:r>
      <w:r w:rsidR="004C75DD" w:rsidRPr="00A771C8">
        <w:t xml:space="preserve"> rye </w:t>
      </w:r>
      <w:r>
        <w:t xml:space="preserve">provided a relatively distributed intervention across annual cropping systems while maintaining the existing crop rotation. Prairie-based </w:t>
      </w:r>
      <w:r w:rsidR="00A227E9">
        <w:t>systems</w:t>
      </w:r>
      <w:r>
        <w:t xml:space="preserve"> generated larger per-area reductions in sediment loss, GHG emissions, and nutrient transport and provided greater habitat capacity, but were targeted to a more limited </w:t>
      </w:r>
      <w:r w:rsidR="002705E3">
        <w:t>portion</w:t>
      </w:r>
      <w:r>
        <w:t xml:space="preserve"> of the agricultural landscape. Thus, the practices should not be interpreted as competing alternatives ranked by overall performance. Rather, their contra</w:t>
      </w:r>
      <w:r w:rsidR="006D6374">
        <w:t>s</w:t>
      </w:r>
      <w:r>
        <w:t xml:space="preserve">ting characteristics allowed different conservation and biomass objectives to be addressed in different parts of the landscape. </w:t>
      </w:r>
    </w:p>
    <w:p w14:paraId="49160615" w14:textId="0D715EEA" w:rsidR="00AB5AB1" w:rsidRPr="007069EA" w:rsidRDefault="00AB5AB1" w:rsidP="00AE269C">
      <w:pPr>
        <w:spacing w:line="480" w:lineRule="auto"/>
        <w:ind w:firstLine="720"/>
        <w:rPr>
          <w:sz w:val="28"/>
          <w:szCs w:val="28"/>
        </w:rPr>
      </w:pPr>
      <w:r>
        <w:t>Structural conservation practices</w:t>
      </w:r>
      <w:r w:rsidR="002705E3">
        <w:t xml:space="preserve"> provided another dimension of this multifunctionality. </w:t>
      </w:r>
      <w:r>
        <w:t xml:space="preserve"> </w:t>
      </w:r>
      <w:r w:rsidR="002705E3">
        <w:t xml:space="preserve">NRWs and </w:t>
      </w:r>
      <w:r>
        <w:t xml:space="preserve">saturated buffers </w:t>
      </w:r>
      <w:r w:rsidR="002705E3">
        <w:t xml:space="preserve">had relatively high implementation costs because of excavation, </w:t>
      </w:r>
      <w:r>
        <w:t xml:space="preserve">engineered control structures, and associated </w:t>
      </w:r>
      <w:r w:rsidR="00282B19">
        <w:t xml:space="preserve">opportunity-costs of land. </w:t>
      </w:r>
      <w:r w:rsidR="002705E3">
        <w:t xml:space="preserve">At the same time, these practices achieved high nutrient-removal </w:t>
      </w:r>
      <w:r w:rsidR="00B17C75">
        <w:t>performance relative to their treated footprint.</w:t>
      </w:r>
      <w:r w:rsidR="002705E3">
        <w:t xml:space="preserve"> </w:t>
      </w:r>
      <w:r w:rsidR="00282B19">
        <w:t xml:space="preserve">Consequently, NRWs and saturated buffers </w:t>
      </w:r>
      <w:r w:rsidR="002705E3">
        <w:t xml:space="preserve">had </w:t>
      </w:r>
      <w:r w:rsidR="00282B19">
        <w:t xml:space="preserve">the lowest costs per kilogram of nitrate reduced </w:t>
      </w:r>
      <w:r w:rsidR="00282B19" w:rsidRPr="007069EA">
        <w:t>($7 and $8 kg⁻¹ NO₃, respectively),</w:t>
      </w:r>
      <w:r w:rsidR="00282B19">
        <w:t xml:space="preserve"> while saturated buffers were </w:t>
      </w:r>
      <w:r w:rsidR="00282B19" w:rsidRPr="009F67A1">
        <w:t xml:space="preserve">also </w:t>
      </w:r>
      <w:r w:rsidR="002705E3">
        <w:t>relatively</w:t>
      </w:r>
      <w:r w:rsidR="002705E3" w:rsidRPr="009F67A1">
        <w:t xml:space="preserve"> </w:t>
      </w:r>
      <w:r w:rsidR="00282B19" w:rsidRPr="009F67A1">
        <w:t>cost-effective</w:t>
      </w:r>
      <w:r w:rsidR="00282B19">
        <w:t xml:space="preserve"> for sediment reduction </w:t>
      </w:r>
      <w:r w:rsidR="00282B19" w:rsidRPr="0052203B">
        <w:t>($0.05 kg⁻¹ sediment).</w:t>
      </w:r>
      <w:r w:rsidR="00282B19">
        <w:t xml:space="preserve"> </w:t>
      </w:r>
      <w:r w:rsidR="002705E3">
        <w:t xml:space="preserve">Their practice footprints, however, limited their contribution to biomass </w:t>
      </w:r>
      <w:r w:rsidR="002705E3" w:rsidRPr="00E4021E">
        <w:t>production. This contra</w:t>
      </w:r>
      <w:r w:rsidR="005455E9" w:rsidRPr="00E4021E">
        <w:t>s</w:t>
      </w:r>
      <w:r w:rsidR="002705E3" w:rsidRPr="00E4021E">
        <w:t>t illustrates an important tradeoff in multifunctional planning: practices that are highly effective for a particular environmental outcome may contribute little to biomass production, whereas practices that produce substantial biomass may require greater land area.</w:t>
      </w:r>
      <w:r w:rsidR="002705E3">
        <w:t xml:space="preserve"> </w:t>
      </w:r>
    </w:p>
    <w:p w14:paraId="44A206C8" w14:textId="1A010F59" w:rsidR="00B8006C" w:rsidRDefault="00C90A69" w:rsidP="00947AAD">
      <w:pPr>
        <w:spacing w:line="480" w:lineRule="auto"/>
        <w:ind w:firstLine="720"/>
      </w:pPr>
      <w:r>
        <w:lastRenderedPageBreak/>
        <w:t>R</w:t>
      </w:r>
      <w:r w:rsidR="00B8006C" w:rsidRPr="00947AAD">
        <w:t xml:space="preserve">iparian </w:t>
      </w:r>
      <w:r w:rsidR="00282B19">
        <w:t xml:space="preserve">buffers and collocated saturated buffers </w:t>
      </w:r>
      <w:r w:rsidR="002705E3">
        <w:t>also contributed to the spatial structure of the conservation-biomass system. Riparian buffers were targeted to intercept surface runoff, while saturated buffers were located in tile-drained settings to address subsurface nitrate transport. Their linear configuration</w:t>
      </w:r>
      <w:ins w:id="160" w:author="Jordahl, Jim [VPR]" w:date="2026-09-24T10:13:00Z">
        <w:r w:rsidR="0060025A">
          <w:t>, combined</w:t>
        </w:r>
      </w:ins>
      <w:r w:rsidR="002705E3">
        <w:t xml:space="preserve"> with prairie patches and whole-field biomass systems, </w:t>
      </w:r>
      <w:del w:id="161" w:author="Jordahl, Jim [VPR]" w:date="2026-09-24T10:14:00Z">
        <w:r w:rsidR="002705E3" w:rsidDel="0060025A">
          <w:delText xml:space="preserve">these practices </w:delText>
        </w:r>
      </w:del>
      <w:r w:rsidR="002705E3">
        <w:t xml:space="preserve">created a heterogeneous network of conservation and biomass interventions distributed according to the hydrological and agricultural characteristics of the landscape. </w:t>
      </w:r>
    </w:p>
    <w:p w14:paraId="6F28005D" w14:textId="2AF63357" w:rsidR="00DA0026" w:rsidRDefault="00B36E1E" w:rsidP="00DA0026">
      <w:pPr>
        <w:spacing w:before="100" w:beforeAutospacing="1" w:after="100" w:afterAutospacing="1" w:line="480" w:lineRule="auto"/>
        <w:ind w:firstLine="720"/>
      </w:pPr>
      <w:commentRangeStart w:id="162"/>
      <w:r w:rsidRPr="0018256E">
        <w:t>Overall, the results demonstrate that multifunctionality emerged from the spatial coordination of practices with complementary strengths, rather than from maximizing the performance of any individual intervention.</w:t>
      </w:r>
      <w:r w:rsidR="005C202C">
        <w:t xml:space="preserve"> </w:t>
      </w:r>
      <w:r w:rsidR="005C202C" w:rsidRPr="005C202C">
        <w:t>The integrated scenario generated substantial environmental and biomass outcomes, but those outcomes were distributed unevenly across the HUC12 planning units</w:t>
      </w:r>
      <w:r w:rsidR="00D95D5E">
        <w:t>.</w:t>
      </w:r>
      <w:commentRangeEnd w:id="162"/>
      <w:r w:rsidR="00507C29">
        <w:rPr>
          <w:rStyle w:val="CommentReference"/>
        </w:rPr>
        <w:commentReference w:id="162"/>
      </w:r>
    </w:p>
    <w:p w14:paraId="0E80270D" w14:textId="3C4C69FF" w:rsidR="002D3024" w:rsidRDefault="00D95D5E" w:rsidP="0052601F">
      <w:pPr>
        <w:pStyle w:val="Heading2"/>
      </w:pPr>
      <w:bookmarkStart w:id="163" w:name="_Hlk229388847"/>
      <w:r>
        <w:t xml:space="preserve">Watershed Planning </w:t>
      </w:r>
      <w:commentRangeStart w:id="164"/>
      <w:r>
        <w:t>Archetypes</w:t>
      </w:r>
      <w:commentRangeEnd w:id="164"/>
      <w:r w:rsidR="00856F35">
        <w:rPr>
          <w:rStyle w:val="CommentReference"/>
          <w:rFonts w:eastAsia="Times New Roman" w:cs="Times New Roman"/>
          <w:i w:val="0"/>
        </w:rPr>
        <w:commentReference w:id="164"/>
      </w:r>
    </w:p>
    <w:p w14:paraId="78FEB27B" w14:textId="21FEDEC4" w:rsidR="00DA0026" w:rsidRDefault="002D3024" w:rsidP="00DA0026">
      <w:pPr>
        <w:spacing w:before="100" w:beforeAutospacing="1" w:after="100" w:afterAutospacing="1" w:line="480" w:lineRule="auto"/>
      </w:pPr>
      <w:r w:rsidRPr="001627A2">
        <w:tab/>
      </w:r>
      <w:r w:rsidR="00DA0026">
        <w:t xml:space="preserve">The variation among HUC12s was further characterized using multivariate classification. </w:t>
      </w:r>
      <w:r w:rsidR="003147B8" w:rsidRPr="003147B8">
        <w:t xml:space="preserve">There were 48 HUC12 watersheds included in the study, however, one of the HUC12 watersheds had no biomass </w:t>
      </w:r>
      <w:proofErr w:type="spellStart"/>
      <w:r w:rsidR="003147B8" w:rsidRPr="003147B8">
        <w:t>sitings</w:t>
      </w:r>
      <w:proofErr w:type="spellEnd"/>
      <w:r w:rsidR="003147B8" w:rsidRPr="003147B8">
        <w:t xml:space="preserve"> and was excluded from </w:t>
      </w:r>
      <w:r w:rsidR="00041BD2">
        <w:t xml:space="preserve">the archetypal </w:t>
      </w:r>
      <w:r w:rsidR="003147B8" w:rsidRPr="003147B8">
        <w:t>analysis</w:t>
      </w:r>
      <w:r w:rsidR="003147B8">
        <w:t xml:space="preserve"> (Figure 5)</w:t>
      </w:r>
      <w:r w:rsidR="003147B8" w:rsidRPr="003147B8">
        <w:t xml:space="preserve">. </w:t>
      </w:r>
      <w:r w:rsidR="00DA0026" w:rsidRPr="0060025A">
        <w:rPr>
          <w:highlight w:val="yellow"/>
          <w:rPrChange w:id="165" w:author="Jordahl, Jim [VPR]" w:date="2026-09-24T10:15:00Z">
            <w:rPr/>
          </w:rPrChange>
        </w:rPr>
        <w:t>Five planning classes emerged from the analysis, containing 11, 11, 16, 5, and 4 HUC12s, respectively</w:t>
      </w:r>
      <w:r w:rsidR="00D10E1A" w:rsidRPr="0060025A">
        <w:rPr>
          <w:highlight w:val="yellow"/>
          <w:rPrChange w:id="166" w:author="Jordahl, Jim [VPR]" w:date="2026-09-24T10:15:00Z">
            <w:rPr/>
          </w:rPrChange>
        </w:rPr>
        <w:t xml:space="preserve"> (Figure 5)</w:t>
      </w:r>
      <w:r w:rsidR="00DA0026" w:rsidRPr="0060025A">
        <w:rPr>
          <w:highlight w:val="yellow"/>
          <w:rPrChange w:id="167" w:author="Jordahl, Jim [VPR]" w:date="2026-09-24T10:15:00Z">
            <w:rPr/>
          </w:rPrChange>
        </w:rPr>
        <w:t>.</w:t>
      </w:r>
      <w:r w:rsidR="00DA0026">
        <w:t xml:space="preserve"> Mean silhouette values were similar for four- and five-class solutions (0.460 and 0.461, respectively), while the three-class solution produced a lower mean silhouette value (0.414). The five-class solution was retained because it captured additional differences in practice configuration that were obscured by a simpler classification.</w:t>
      </w:r>
      <w:r w:rsidR="003005B8">
        <w:t xml:space="preserve"> </w:t>
      </w:r>
      <w:r w:rsidR="00DA0026" w:rsidRPr="003B387E">
        <w:rPr>
          <w:highlight w:val="yellow"/>
          <w:rPrChange w:id="168" w:author="Jordahl, Jim [VPR]" w:date="2026-09-24T10:21:00Z">
            <w:rPr/>
          </w:rPrChange>
        </w:rPr>
        <w:t>We interpret these recurring configurations as watershed planning archetypes</w:t>
      </w:r>
      <w:r w:rsidR="00D10E1A" w:rsidRPr="003B387E">
        <w:rPr>
          <w:highlight w:val="yellow"/>
          <w:rPrChange w:id="169" w:author="Jordahl, Jim [VPR]" w:date="2026-09-24T10:21:00Z">
            <w:rPr/>
          </w:rPrChange>
        </w:rPr>
        <w:t xml:space="preserve"> (Table 6)</w:t>
      </w:r>
      <w:r w:rsidR="00DA0026" w:rsidRPr="003B387E">
        <w:rPr>
          <w:highlight w:val="yellow"/>
          <w:rPrChange w:id="170" w:author="Jordahl, Jim [VPR]" w:date="2026-09-24T10:21:00Z">
            <w:rPr/>
          </w:rPrChange>
        </w:rPr>
        <w:t>.</w:t>
      </w:r>
      <w:r w:rsidR="00DA0026">
        <w:t xml:space="preserve"> The term archetype is used here to </w:t>
      </w:r>
      <w:r w:rsidR="00DA0026">
        <w:lastRenderedPageBreak/>
        <w:t xml:space="preserve">describe recurring multidimensional planning configurations rather than universal watershed types. The empirical units are therefore referred to as planning classes, while the configurations represented by those classes are interpreted as watershed planning </w:t>
      </w:r>
      <w:commentRangeStart w:id="171"/>
      <w:r w:rsidR="00DA0026">
        <w:t>archetypes</w:t>
      </w:r>
      <w:commentRangeEnd w:id="171"/>
      <w:r w:rsidR="003B387E">
        <w:rPr>
          <w:rStyle w:val="CommentReference"/>
        </w:rPr>
        <w:commentReference w:id="171"/>
      </w:r>
      <w:r w:rsidR="00DA0026">
        <w:t xml:space="preserve">. </w:t>
      </w:r>
    </w:p>
    <w:p w14:paraId="1D17147B" w14:textId="7BC047A9" w:rsidR="00AF26D5" w:rsidRDefault="00AF26D5" w:rsidP="00AF26D5">
      <w:pPr>
        <w:spacing w:before="100" w:beforeAutospacing="1" w:after="100" w:afterAutospacing="1" w:line="480" w:lineRule="auto"/>
        <w:ind w:firstLine="720"/>
      </w:pPr>
      <w:r w:rsidRPr="00AF26D5">
        <w:t xml:space="preserve">Treatment-level performance was evaluated separately from the clustering analysis to distinguish the amount of landscape transformed from the outcomes associated with the treated area. </w:t>
      </w:r>
      <w:r w:rsidRPr="003B387E">
        <w:rPr>
          <w:highlight w:val="yellow"/>
          <w:rPrChange w:id="172" w:author="Jordahl, Jim [VPR]" w:date="2026-09-24T10:22:00Z">
            <w:rPr/>
          </w:rPrChange>
        </w:rPr>
        <w:t xml:space="preserve">Across planning </w:t>
      </w:r>
      <w:commentRangeStart w:id="173"/>
      <w:r w:rsidRPr="003B387E">
        <w:rPr>
          <w:highlight w:val="yellow"/>
          <w:rPrChange w:id="174" w:author="Jordahl, Jim [VPR]" w:date="2026-09-24T10:22:00Z">
            <w:rPr/>
          </w:rPrChange>
        </w:rPr>
        <w:t>classes</w:t>
      </w:r>
      <w:commentRangeEnd w:id="173"/>
      <w:r w:rsidR="00856F35">
        <w:rPr>
          <w:rStyle w:val="CommentReference"/>
        </w:rPr>
        <w:commentReference w:id="173"/>
      </w:r>
      <w:r w:rsidRPr="00AF26D5">
        <w:t>, mean nitrate reduction ranged from 26.2 to 38.8 kg ha⁻¹ treated, sediment reduction from 2,269 to 6,495 kg ha⁻¹ treated, GHG reduction from 1.57 to 2.24 Mg CO₂ eq ha⁻¹ treated, and biomass production from 5.15 to 6.21 Mg ha⁻¹ treated. Direct implementation costs ranged from $668 to $908 USD ha⁻¹ treated.</w:t>
      </w:r>
    </w:p>
    <w:p w14:paraId="6D210895" w14:textId="60D968BB" w:rsidR="00DA0026" w:rsidRDefault="00DA0026" w:rsidP="00AD32DE">
      <w:pPr>
        <w:spacing w:before="100" w:beforeAutospacing="1" w:after="100" w:afterAutospacing="1" w:line="480" w:lineRule="auto"/>
        <w:ind w:firstLine="720"/>
      </w:pPr>
      <w:r>
        <w:t xml:space="preserve">Planning Class </w:t>
      </w:r>
      <w:commentRangeStart w:id="175"/>
      <w:r>
        <w:t>1</w:t>
      </w:r>
      <w:commentRangeEnd w:id="175"/>
      <w:r w:rsidR="00856F35">
        <w:rPr>
          <w:rStyle w:val="CommentReference"/>
        </w:rPr>
        <w:commentReference w:id="175"/>
      </w:r>
      <w:r w:rsidR="00D926D0">
        <w:t xml:space="preserve"> </w:t>
      </w:r>
      <w:r>
        <w:t>included 11 HUC12s and represented a relatively extensive transformation configuration, with an average of 3</w:t>
      </w:r>
      <w:r w:rsidR="008B3FA4">
        <w:t>9</w:t>
      </w:r>
      <w:r>
        <w:t xml:space="preserve">% of HUC12 area affected by modeled intervention. Cereal rye represented a substantial component of the intervention portfolio, while prairie patch and linear prairie systems contributed additional perennial and structural components. </w:t>
      </w:r>
      <w:r w:rsidR="008B3FA4">
        <w:t>Watershed</w:t>
      </w:r>
      <w:r>
        <w:t>-</w:t>
      </w:r>
      <w:r w:rsidR="008B3FA4">
        <w:t>scale</w:t>
      </w:r>
      <w:r>
        <w:t xml:space="preserve"> nitrate reduction</w:t>
      </w:r>
      <w:r w:rsidR="00AF26D5">
        <w:t xml:space="preserve"> treated approximately 58% of the HUC12 </w:t>
      </w:r>
      <w:r w:rsidR="00A02CE4">
        <w:t xml:space="preserve">nitrate </w:t>
      </w:r>
      <w:r w:rsidR="00AF26D5">
        <w:t>load, and</w:t>
      </w:r>
      <w:r>
        <w:t xml:space="preserve"> averaged </w:t>
      </w:r>
      <w:r w:rsidR="008B3FA4">
        <w:t>13.7</w:t>
      </w:r>
      <w:r>
        <w:t xml:space="preserve"> kg ha⁻¹ </w:t>
      </w:r>
      <w:r w:rsidR="006F55E0">
        <w:t>of HUC12</w:t>
      </w:r>
      <w:r w:rsidR="00FF2191">
        <w:t>. S</w:t>
      </w:r>
      <w:r>
        <w:t xml:space="preserve">ediment reduction averaged </w:t>
      </w:r>
      <w:r w:rsidR="008B3FA4">
        <w:t>1,713</w:t>
      </w:r>
      <w:r>
        <w:t xml:space="preserve"> kg ha⁻¹ </w:t>
      </w:r>
      <w:r w:rsidR="00FF2191">
        <w:t>of HUC12</w:t>
      </w:r>
      <w:r>
        <w:t xml:space="preserve">, </w:t>
      </w:r>
      <w:r w:rsidR="008B3FA4">
        <w:t>GHG emission reduction</w:t>
      </w:r>
      <w:r>
        <w:t xml:space="preserve"> averaged </w:t>
      </w:r>
      <w:r w:rsidR="008B3FA4">
        <w:t>0.6</w:t>
      </w:r>
      <w:r>
        <w:t xml:space="preserve"> Mg ha⁻¹ </w:t>
      </w:r>
      <w:r w:rsidR="00764AF2">
        <w:t>of HUC12</w:t>
      </w:r>
      <w:r>
        <w:t xml:space="preserve">, and direct implementation costs averaged </w:t>
      </w:r>
      <w:r w:rsidR="0095372E">
        <w:t xml:space="preserve">$327 </w:t>
      </w:r>
      <w:r>
        <w:t>USD ha⁻¹</w:t>
      </w:r>
      <w:r w:rsidR="0095372E">
        <w:t xml:space="preserve"> of </w:t>
      </w:r>
      <w:r w:rsidR="00EF2213">
        <w:t>HUC12</w:t>
      </w:r>
      <w:r w:rsidR="0095372E">
        <w:t>.</w:t>
      </w:r>
      <w:r w:rsidR="00B96BE8">
        <w:t xml:space="preserve"> </w:t>
      </w:r>
    </w:p>
    <w:p w14:paraId="275328DA" w14:textId="6A629516" w:rsidR="00DA0026" w:rsidRDefault="00DA0026" w:rsidP="003005B8">
      <w:pPr>
        <w:spacing w:before="100" w:beforeAutospacing="1" w:after="100" w:afterAutospacing="1" w:line="480" w:lineRule="auto"/>
        <w:ind w:firstLine="720"/>
      </w:pPr>
      <w:r>
        <w:t>Planning Class 2 included 11 HUC12s and represented the smallest intervention footprint, with an average of 6% of HUC12 area affected</w:t>
      </w:r>
      <w:r w:rsidR="00A02CE4">
        <w:t xml:space="preserve"> and 20% of the total HUC12 nitrate load treated</w:t>
      </w:r>
      <w:r>
        <w:t xml:space="preserve">. Despite the limited extent of transformation, treatment-level outcomes remained substantial: nitrate reduction averaged 26.2 kg ha⁻¹ treated, sediment reduction averaged 4,342 </w:t>
      </w:r>
      <w:r>
        <w:lastRenderedPageBreak/>
        <w:t>kg ha⁻¹ treated, and biomass production averaged 5.39 Mg ha⁻¹ treated. Direct implementation costs averaged 732 USD ha⁻¹ treated.</w:t>
      </w:r>
      <w:r w:rsidR="00A02CE4">
        <w:t xml:space="preserve"> </w:t>
      </w:r>
    </w:p>
    <w:p w14:paraId="56A400E9" w14:textId="06B59D32" w:rsidR="00DA0026" w:rsidRDefault="00DA0026" w:rsidP="003005B8">
      <w:pPr>
        <w:spacing w:before="100" w:beforeAutospacing="1" w:after="100" w:afterAutospacing="1" w:line="480" w:lineRule="auto"/>
        <w:ind w:firstLine="720"/>
      </w:pPr>
      <w:r>
        <w:t>Planning Class 3 contained the largest number of HUC12s (n = 16) and represented an intermediate transformation configuration, with 22.0% of HUC12 area affected. Treatment-level nitrate and sediment reductions averaged 32.7 and 3,939 kg ha⁻¹ treated, respectively, while biomass production averaged 5.37 Mg ha⁻¹ treated and direct implementation costs averaged 781 USD ha⁻¹ treated.</w:t>
      </w:r>
      <w:r w:rsidR="00F04E3F">
        <w:t xml:space="preserve"> On average 38% of the total HUC12 nitrate load was reduced.</w:t>
      </w:r>
    </w:p>
    <w:p w14:paraId="2DA0575C" w14:textId="4B86ACAE" w:rsidR="00DA0026" w:rsidRPr="00F60396" w:rsidRDefault="00DA0026" w:rsidP="003005B8">
      <w:pPr>
        <w:spacing w:before="100" w:beforeAutospacing="1" w:after="100" w:afterAutospacing="1" w:line="480" w:lineRule="auto"/>
        <w:ind w:firstLine="720"/>
      </w:pPr>
      <w:r>
        <w:t xml:space="preserve">Planning Class 4 included five HUC12s and represented the greatest overall extent of modeled transformation, with 47.7% of HUC12 area affected. These HUC12s generated high landscape-scale environmental and biomass outcomes and had the highest treatment-level sediment reduction, averaging 6,495 kg ha⁻¹ treated. Nitrate reduction averaged 35.0 kg ha⁻¹ treated, biomass production averaged 5.15 Mg ha⁻¹ treated, and direct implementation costs averaged </w:t>
      </w:r>
      <w:r w:rsidRPr="00F60396">
        <w:t>668 USD ha⁻¹ treated.</w:t>
      </w:r>
      <w:r w:rsidR="00F04E3F" w:rsidRPr="00F60396">
        <w:t xml:space="preserve"> On average, 71% of the total HUC12 nitrate load was treated.</w:t>
      </w:r>
    </w:p>
    <w:p w14:paraId="7F75174A" w14:textId="3F526561" w:rsidR="00DA0026" w:rsidRDefault="00DA0026" w:rsidP="003005B8">
      <w:pPr>
        <w:spacing w:before="100" w:beforeAutospacing="1" w:after="100" w:afterAutospacing="1" w:line="480" w:lineRule="auto"/>
        <w:ind w:firstLine="720"/>
      </w:pPr>
      <w:r w:rsidRPr="00F60396">
        <w:t>Planning Class 5 contained four HUC12s and differed from the other classes primarily in practice configuration. Approximately 30.6% of HUC12 area was affected, but prairie patch systems represented 58.6% of treated</w:t>
      </w:r>
      <w:r>
        <w:t xml:space="preserve"> area. Biomass production averaged 6.21 Mg ha⁻¹ treated, the highest of the five classes, while sediment reduction averaged 2,269 kg ha⁻¹ treated. Direct implementation costs averaged 908 USD ha⁻¹ treated</w:t>
      </w:r>
      <w:r w:rsidR="00F04D17">
        <w:t>. The resulting landscape averaged 50% nitrate load reduction across the watersheds summarized.</w:t>
      </w:r>
    </w:p>
    <w:p w14:paraId="7130A962" w14:textId="66B28A3D" w:rsidR="00D665C1" w:rsidRDefault="00DA0026" w:rsidP="00370E4E">
      <w:pPr>
        <w:spacing w:before="100" w:beforeAutospacing="1" w:after="100" w:afterAutospacing="1" w:line="480" w:lineRule="auto"/>
        <w:ind w:firstLine="720"/>
      </w:pPr>
      <w:r w:rsidRPr="003B387E">
        <w:rPr>
          <w:highlight w:val="yellow"/>
          <w:rPrChange w:id="176" w:author="Jordahl, Jim [VPR]" w:date="2026-09-24T10:25:00Z">
            <w:rPr/>
          </w:rPrChange>
        </w:rPr>
        <w:t>The five planning archetypes</w:t>
      </w:r>
      <w:r>
        <w:t xml:space="preserve"> therefore represent more than a simple low-to-high transformation gradient. Classes 2 and 3 primarily differ in intervention extent, whereas Classes </w:t>
      </w:r>
      <w:r>
        <w:lastRenderedPageBreak/>
        <w:t>1, 4, and 5 demonstrate how substantial transformation can occur through different practice configurations. The contrast between Classes 4 and 5 is particularly informative: both represent substantial landscape transformation, but Class 4 contains a greater contribution from linear practices and has substantially greater sediment reduction per treated hectare, whereas Class 5 contains a much greater share of prairie patch systems and greater biomass production per treated hectare.</w:t>
      </w:r>
      <w:r w:rsidR="00370E4E">
        <w:t xml:space="preserve"> </w:t>
      </w:r>
      <w:r w:rsidR="00D665C1">
        <w:t>Planning Class 4, for example, combined the greatest intervention extent with the greatest sediment reduction per treated hectare, whereas Planning Class 5 produced the greatest biomass per treated hectare despite a smaller intervention footprint. Planning Class 2 had the smallest intervention footprint but retained substantial treatment-level environmental and biomass outcomes.</w:t>
      </w:r>
    </w:p>
    <w:p w14:paraId="6FE0DA9A" w14:textId="2A3FE950" w:rsidR="00D665C1" w:rsidRPr="001E48D1" w:rsidRDefault="00D665C1" w:rsidP="001E288C">
      <w:pPr>
        <w:spacing w:before="100" w:beforeAutospacing="1" w:after="100" w:afterAutospacing="1" w:line="480" w:lineRule="auto"/>
        <w:ind w:firstLine="720"/>
      </w:pPr>
      <w:r>
        <w:t xml:space="preserve">This distinction is particularly relevant to precision conservation. Precision targeting is often intended to improve the </w:t>
      </w:r>
      <w:r w:rsidRPr="00F60396">
        <w:t>environmental return obtained from limited conservation resources by directing practices toward locations where they are expected to provide greater benefits. The present results suggest that such performance should be evaluated at more than one spatial scale. A treatment can perform strongly per hectare while affecting only a small proportion of the watershed, or a watershed can generate large aggregate outcomes because a much larger area is treated. These are complementary measures rather than competing definitions of success.</w:t>
      </w:r>
      <w:r w:rsidR="001E288C" w:rsidRPr="00F60396">
        <w:t xml:space="preserve"> </w:t>
      </w:r>
      <w:r w:rsidRPr="00F60396">
        <w:t>The results therefore support a multidimensional interpretation of precision conservation in which where to treat, how much to treat, what combination of practices to use, and what outcomes are generated are evaluated together. This approach avoids conflating landscape-scale magnitude with treatment-level performance</w:t>
      </w:r>
      <w:r w:rsidR="00F965C3" w:rsidRPr="00F60396">
        <w:t>.</w:t>
      </w:r>
    </w:p>
    <w:p w14:paraId="20368CCA" w14:textId="5D4529F4" w:rsidR="00EE284F" w:rsidRDefault="00EE284F" w:rsidP="006A2530">
      <w:pPr>
        <w:pStyle w:val="Heading2"/>
      </w:pPr>
      <w:r>
        <w:lastRenderedPageBreak/>
        <w:t>Implications for Precision Conservation and Watershed-Scale Planning</w:t>
      </w:r>
    </w:p>
    <w:p w14:paraId="5F39F40D" w14:textId="6D3DC6F3" w:rsidR="00EE284F" w:rsidRDefault="00EE284F" w:rsidP="00EE284F">
      <w:pPr>
        <w:spacing w:before="100" w:beforeAutospacing="1" w:after="100" w:afterAutospacing="1" w:line="480" w:lineRule="auto"/>
        <w:ind w:firstLine="720"/>
      </w:pPr>
      <w:r>
        <w:t>The results demonstrate how precision conservation can be extended from spatial identification of individual conservation opportunities to characterization of watershed-scale planning configurations. The field-scale tools used here identify locations where practices can potentially address environmental concerns, while HUC12 aggregation reveals how those interventions combine to produce different levels and configurations of landscape transformation.</w:t>
      </w:r>
    </w:p>
    <w:p w14:paraId="3C7A69F5" w14:textId="7CFA615C" w:rsidR="00EE284F" w:rsidRDefault="00EE284F" w:rsidP="00EE284F">
      <w:pPr>
        <w:spacing w:before="100" w:beforeAutospacing="1" w:after="100" w:afterAutospacing="1" w:line="480" w:lineRule="auto"/>
        <w:ind w:firstLine="720"/>
      </w:pPr>
      <w:r w:rsidRPr="00B74DB3">
        <w:rPr>
          <w:highlight w:val="yellow"/>
          <w:rPrChange w:id="177" w:author="Jordahl, Jim [VPR]" w:date="2026-09-24T10:31:00Z">
            <w:rPr/>
          </w:rPrChange>
        </w:rPr>
        <w:t>The resulting watershed planning archetypes provide a means of organizing this heterogeneity without reducing the planning problem to a single priority score</w:t>
      </w:r>
      <w:r>
        <w:t>. Each archetype retains information about treatment extent, practice composition, environmental outcomes, biomass production, and implementation requirements. This is particularly relevant for multifunctional planning because stakeholders may value these dimensions differently.</w:t>
      </w:r>
      <w:r w:rsidR="005E40B9">
        <w:t xml:space="preserve"> </w:t>
      </w:r>
    </w:p>
    <w:p w14:paraId="0A2D1146" w14:textId="36519258" w:rsidR="00EE284F" w:rsidRPr="00F60396" w:rsidRDefault="00EE284F" w:rsidP="00EE284F">
      <w:pPr>
        <w:spacing w:before="100" w:beforeAutospacing="1" w:after="100" w:afterAutospacing="1" w:line="480" w:lineRule="auto"/>
        <w:ind w:firstLine="720"/>
      </w:pPr>
      <w:r>
        <w:t xml:space="preserve">For example, a watershed planner focused on sediment reduction may emphasize the spatial extent and treatment-level performance of practices addressing erosion, whereas a biomass developer may emphasize biomass production and the distribution of treated land within the facility </w:t>
      </w:r>
      <w:proofErr w:type="spellStart"/>
      <w:r>
        <w:t>supplyshed</w:t>
      </w:r>
      <w:proofErr w:type="spellEnd"/>
      <w:r>
        <w:t xml:space="preserve">. A </w:t>
      </w:r>
      <w:r w:rsidRPr="00F60396">
        <w:t>conservation program may instead focus on permanent cover, nutrient reduction, or agricultural opportunity costs. The framework does not determine which objective should receive greater weight; instead, it provides a common spatial structure within which those objectives can be evaluated.</w:t>
      </w:r>
    </w:p>
    <w:p w14:paraId="5D4E8AF0" w14:textId="3FD0A1A0" w:rsidR="00EE284F" w:rsidRDefault="00EE284F" w:rsidP="00EE284F">
      <w:pPr>
        <w:spacing w:before="100" w:beforeAutospacing="1" w:after="100" w:afterAutospacing="1" w:line="480" w:lineRule="auto"/>
        <w:ind w:firstLine="720"/>
      </w:pPr>
      <w:r w:rsidRPr="00F60396">
        <w:t>This non-prescriptive character is consistent with the design philosophy of ACPF, which provides a spatial menu of conservation opportunities intended to support local planning and stakeholder discussion rather than dictate implementation</w:t>
      </w:r>
      <w:r w:rsidR="00074854" w:rsidRPr="00F60396">
        <w:t xml:space="preserve"> (Tomer et al, 2013). </w:t>
      </w:r>
      <w:r w:rsidRPr="00F60396">
        <w:t>The framework</w:t>
      </w:r>
      <w:r>
        <w:t xml:space="preserve"> </w:t>
      </w:r>
      <w:r>
        <w:lastRenderedPageBreak/>
        <w:t xml:space="preserve">also demonstrates the value of connecting planning scales. </w:t>
      </w:r>
      <w:r w:rsidRPr="00B74DB3">
        <w:rPr>
          <w:highlight w:val="yellow"/>
          <w:rPrChange w:id="178" w:author="Jordahl, Jim [VPR]" w:date="2026-09-24T10:32:00Z">
            <w:rPr/>
          </w:rPrChange>
        </w:rPr>
        <w:t xml:space="preserve">Field-level targeting provides spatial specificity, the HUC12 provides a practical watershed planning and aggregation unit, and the AD </w:t>
      </w:r>
      <w:proofErr w:type="spellStart"/>
      <w:r w:rsidRPr="00B74DB3">
        <w:rPr>
          <w:highlight w:val="yellow"/>
          <w:rPrChange w:id="179" w:author="Jordahl, Jim [VPR]" w:date="2026-09-24T10:32:00Z">
            <w:rPr/>
          </w:rPrChange>
        </w:rPr>
        <w:t>supplyshed</w:t>
      </w:r>
      <w:proofErr w:type="spellEnd"/>
      <w:r w:rsidRPr="00B74DB3">
        <w:rPr>
          <w:highlight w:val="yellow"/>
          <w:rPrChange w:id="180" w:author="Jordahl, Jim [VPR]" w:date="2026-09-24T10:32:00Z">
            <w:rPr/>
          </w:rPrChange>
        </w:rPr>
        <w:t xml:space="preserve"> provides a market context for </w:t>
      </w:r>
      <w:commentRangeStart w:id="181"/>
      <w:commentRangeStart w:id="182"/>
      <w:r w:rsidRPr="00B74DB3">
        <w:rPr>
          <w:highlight w:val="yellow"/>
          <w:rPrChange w:id="183" w:author="Jordahl, Jim [VPR]" w:date="2026-09-24T10:32:00Z">
            <w:rPr/>
          </w:rPrChange>
        </w:rPr>
        <w:t>biomass</w:t>
      </w:r>
      <w:commentRangeEnd w:id="181"/>
      <w:r w:rsidR="00B74DB3" w:rsidRPr="00B74DB3">
        <w:rPr>
          <w:rStyle w:val="CommentReference"/>
          <w:highlight w:val="yellow"/>
          <w:rPrChange w:id="184" w:author="Jordahl, Jim [VPR]" w:date="2026-09-24T10:32:00Z">
            <w:rPr>
              <w:rStyle w:val="CommentReference"/>
            </w:rPr>
          </w:rPrChange>
        </w:rPr>
        <w:commentReference w:id="181"/>
      </w:r>
      <w:commentRangeEnd w:id="182"/>
      <w:r w:rsidR="00507C29">
        <w:rPr>
          <w:rStyle w:val="CommentReference"/>
        </w:rPr>
        <w:commentReference w:id="182"/>
      </w:r>
      <w:r w:rsidRPr="00B74DB3">
        <w:rPr>
          <w:highlight w:val="yellow"/>
          <w:rPrChange w:id="185" w:author="Jordahl, Jim [VPR]" w:date="2026-09-24T10:32:00Z">
            <w:rPr/>
          </w:rPrChange>
        </w:rPr>
        <w:t>.</w:t>
      </w:r>
      <w:r>
        <w:t xml:space="preserve"> </w:t>
      </w:r>
      <w:r w:rsidRPr="00B74DB3">
        <w:rPr>
          <w:highlight w:val="yellow"/>
          <w:rPrChange w:id="186" w:author="Jordahl, Jim [VPR]" w:date="2026-09-24T10:32:00Z">
            <w:rPr/>
          </w:rPrChange>
        </w:rPr>
        <w:t>This field-to-watershed-to-</w:t>
      </w:r>
      <w:proofErr w:type="spellStart"/>
      <w:r w:rsidRPr="00B74DB3">
        <w:rPr>
          <w:highlight w:val="yellow"/>
          <w:rPrChange w:id="187" w:author="Jordahl, Jim [VPR]" w:date="2026-09-24T10:32:00Z">
            <w:rPr/>
          </w:rPrChange>
        </w:rPr>
        <w:t>supplyshed</w:t>
      </w:r>
      <w:proofErr w:type="spellEnd"/>
      <w:r w:rsidRPr="00B74DB3">
        <w:rPr>
          <w:highlight w:val="yellow"/>
          <w:rPrChange w:id="188" w:author="Jordahl, Jim [VPR]" w:date="2026-09-24T10:32:00Z">
            <w:rPr/>
          </w:rPrChange>
        </w:rPr>
        <w:t xml:space="preserve"> structure allows environmental and bioeconomic objectives to be evaluated within the same </w:t>
      </w:r>
      <w:r w:rsidR="00074854" w:rsidRPr="00B74DB3">
        <w:rPr>
          <w:highlight w:val="yellow"/>
          <w:rPrChange w:id="189" w:author="Jordahl, Jim [VPR]" w:date="2026-09-24T10:32:00Z">
            <w:rPr/>
          </w:rPrChange>
        </w:rPr>
        <w:t xml:space="preserve">SDSS (Figure </w:t>
      </w:r>
      <w:r w:rsidR="00116956" w:rsidRPr="00B74DB3">
        <w:rPr>
          <w:highlight w:val="yellow"/>
          <w:rPrChange w:id="190" w:author="Jordahl, Jim [VPR]" w:date="2026-09-24T10:32:00Z">
            <w:rPr/>
          </w:rPrChange>
        </w:rPr>
        <w:t>1)</w:t>
      </w:r>
      <w:r w:rsidRPr="00B74DB3">
        <w:rPr>
          <w:highlight w:val="yellow"/>
          <w:rPrChange w:id="191" w:author="Jordahl, Jim [VPR]" w:date="2026-09-24T10:32:00Z">
            <w:rPr/>
          </w:rPrChange>
        </w:rPr>
        <w:t>.</w:t>
      </w:r>
    </w:p>
    <w:p w14:paraId="5304D5A6" w14:textId="5D4E798D" w:rsidR="00EE284F" w:rsidRDefault="00EE284F" w:rsidP="000A33E6">
      <w:pPr>
        <w:spacing w:before="100" w:beforeAutospacing="1" w:after="100" w:afterAutospacing="1" w:line="480" w:lineRule="auto"/>
        <w:ind w:firstLine="720"/>
      </w:pPr>
      <w:r>
        <w:t xml:space="preserve">The central planning implication is therefore not that one </w:t>
      </w:r>
      <w:r w:rsidRPr="00B74DB3">
        <w:rPr>
          <w:highlight w:val="yellow"/>
          <w:rPrChange w:id="192" w:author="Jordahl, Jim [VPR]" w:date="2026-09-24T10:33:00Z">
            <w:rPr/>
          </w:rPrChange>
        </w:rPr>
        <w:t>archetype</w:t>
      </w:r>
      <w:r>
        <w:t xml:space="preserve"> is preferable to another, but that different HUC12s represent different combinations of transformation, outcomes, practice composition, and implementation requirements. Greater landscape transformation generally produced greater aggregate multifunctional benefits and biomass production, but also involved greater overall implementation requirements. At the same time, treatment-level performance varied among </w:t>
      </w:r>
      <w:r w:rsidRPr="00B74DB3">
        <w:rPr>
          <w:highlight w:val="yellow"/>
          <w:rPrChange w:id="193" w:author="Jordahl, Jim [VPR]" w:date="2026-09-24T10:33:00Z">
            <w:rPr/>
          </w:rPrChange>
        </w:rPr>
        <w:t xml:space="preserve">planning </w:t>
      </w:r>
      <w:commentRangeStart w:id="194"/>
      <w:r w:rsidRPr="00B74DB3">
        <w:rPr>
          <w:highlight w:val="yellow"/>
          <w:rPrChange w:id="195" w:author="Jordahl, Jim [VPR]" w:date="2026-09-24T10:33:00Z">
            <w:rPr/>
          </w:rPrChange>
        </w:rPr>
        <w:t>classes</w:t>
      </w:r>
      <w:commentRangeEnd w:id="194"/>
      <w:r w:rsidR="00856F35">
        <w:rPr>
          <w:rStyle w:val="CommentReference"/>
        </w:rPr>
        <w:commentReference w:id="194"/>
      </w:r>
      <w:r>
        <w:t>, demonstrating that aggregate magnitude and treatment performance are distinct dimensions.</w:t>
      </w:r>
    </w:p>
    <w:p w14:paraId="28A9A517" w14:textId="564BA13E" w:rsidR="003D5DBB" w:rsidRPr="004357CC" w:rsidRDefault="00EE284F" w:rsidP="004F1813">
      <w:pPr>
        <w:spacing w:before="100" w:beforeAutospacing="1" w:after="100" w:afterAutospacing="1" w:line="480" w:lineRule="auto"/>
        <w:ind w:firstLine="720"/>
      </w:pPr>
      <w:r>
        <w:t>This distinction is important for precision conservation because spatial targeting should not be understood solely as identifying the “best” fields. Precision conservation can also involve determining how field-scale interventions aggregate across a watershed, how much landscape transformation is required to achieve particular outcomes, and what economic and agricultural conditions accompany those configurations.</w:t>
      </w:r>
    </w:p>
    <w:p w14:paraId="1B3967C3" w14:textId="25035AFA" w:rsidR="00827B8E" w:rsidRPr="00145B19" w:rsidRDefault="00827B8E" w:rsidP="00145B19">
      <w:pPr>
        <w:pStyle w:val="Heading1"/>
        <w:spacing w:line="480" w:lineRule="auto"/>
      </w:pPr>
      <w:r w:rsidRPr="00145B19">
        <w:t>Conclusion</w:t>
      </w:r>
    </w:p>
    <w:bookmarkEnd w:id="163"/>
    <w:p w14:paraId="22D8B7D7" w14:textId="1A24E6CB" w:rsidR="00145B19" w:rsidRPr="00183D0C" w:rsidRDefault="00B36E1E" w:rsidP="00B36E1E">
      <w:pPr>
        <w:spacing w:line="480" w:lineRule="auto"/>
        <w:ind w:firstLine="720"/>
        <w:rPr>
          <w:color w:val="000000"/>
        </w:rPr>
      </w:pPr>
      <w:r w:rsidRPr="005A1EEC">
        <w:t xml:space="preserve">The framework </w:t>
      </w:r>
      <w:commentRangeStart w:id="196"/>
      <w:ins w:id="197" w:author="Schulte Moore, Lisa A [NREM]" w:date="2026-09-27T06:04:00Z">
        <w:r w:rsidR="00507C29">
          <w:t xml:space="preserve">we </w:t>
        </w:r>
      </w:ins>
      <w:r w:rsidRPr="005A1EEC">
        <w:t>present</w:t>
      </w:r>
      <w:del w:id="198" w:author="Schulte Moore, Lisa A [NREM]" w:date="2026-09-27T06:05:00Z">
        <w:r w:rsidRPr="005A1EEC" w:rsidDel="00507C29">
          <w:delText>ed</w:delText>
        </w:r>
      </w:del>
      <w:r w:rsidRPr="005A1EEC">
        <w:t xml:space="preserve"> </w:t>
      </w:r>
      <w:commentRangeEnd w:id="196"/>
      <w:r w:rsidR="005772CB">
        <w:rPr>
          <w:rStyle w:val="CommentReference"/>
        </w:rPr>
        <w:commentReference w:id="196"/>
      </w:r>
      <w:r w:rsidRPr="005A1EEC">
        <w:t xml:space="preserve">in this paper uses principles of SCP and provides a replicable SDSS that can be readily applied in other agricultural landscapes where ACPF core </w:t>
      </w:r>
      <w:commentRangeStart w:id="199"/>
      <w:r w:rsidRPr="005A1EEC">
        <w:t xml:space="preserve">data </w:t>
      </w:r>
      <w:ins w:id="200" w:author="Schulte Moore, Lisa A [NREM]" w:date="2026-09-27T06:05:00Z">
        <w:r w:rsidR="00507C29">
          <w:t>are</w:t>
        </w:r>
      </w:ins>
      <w:del w:id="201" w:author="Schulte Moore, Lisa A [NREM]" w:date="2026-09-27T06:05:00Z">
        <w:r w:rsidRPr="005A1EEC" w:rsidDel="00507C29">
          <w:delText>is</w:delText>
        </w:r>
      </w:del>
      <w:r w:rsidRPr="005A1EEC">
        <w:t xml:space="preserve"> </w:t>
      </w:r>
      <w:commentRangeEnd w:id="199"/>
      <w:r w:rsidR="00507C29">
        <w:rPr>
          <w:rStyle w:val="CommentReference"/>
        </w:rPr>
        <w:commentReference w:id="199"/>
      </w:r>
      <w:r w:rsidRPr="005A1EEC">
        <w:t>available and land management goals are</w:t>
      </w:r>
      <w:r>
        <w:t xml:space="preserve"> clearly</w:t>
      </w:r>
      <w:r w:rsidRPr="005A1EEC">
        <w:t xml:space="preserve"> </w:t>
      </w:r>
      <w:r>
        <w:t>reported</w:t>
      </w:r>
      <w:r w:rsidRPr="005A1EEC">
        <w:t>.</w:t>
      </w:r>
      <w:r>
        <w:t xml:space="preserve"> </w:t>
      </w:r>
      <w:commentRangeStart w:id="202"/>
      <w:del w:id="203" w:author="Schulte Moore, Lisa A [NREM]" w:date="2026-09-27T06:07:00Z">
        <w:r w:rsidDel="005772CB">
          <w:rPr>
            <w:color w:val="000000"/>
          </w:rPr>
          <w:delText>Throughout this</w:delText>
        </w:r>
        <w:r w:rsidRPr="00183D0C" w:rsidDel="005772CB">
          <w:rPr>
            <w:color w:val="000000"/>
          </w:rPr>
          <w:delText xml:space="preserve"> </w:delText>
        </w:r>
        <w:bookmarkStart w:id="204" w:name="_Hlk241494943"/>
        <w:r w:rsidR="00145B19" w:rsidRPr="00183D0C" w:rsidDel="005772CB">
          <w:rPr>
            <w:color w:val="000000"/>
          </w:rPr>
          <w:delText>study</w:delText>
        </w:r>
      </w:del>
      <w:ins w:id="205" w:author="Schulte Moore, Lisa A [NREM]" w:date="2026-09-27T06:07:00Z">
        <w:r w:rsidR="005772CB">
          <w:rPr>
            <w:color w:val="000000"/>
          </w:rPr>
          <w:t>Here</w:t>
        </w:r>
      </w:ins>
      <w:r w:rsidR="00145B19" w:rsidRPr="00183D0C">
        <w:rPr>
          <w:color w:val="000000"/>
        </w:rPr>
        <w:t xml:space="preserve"> </w:t>
      </w:r>
      <w:r>
        <w:rPr>
          <w:color w:val="000000"/>
        </w:rPr>
        <w:t xml:space="preserve">we </w:t>
      </w:r>
      <w:r w:rsidR="00145B19" w:rsidRPr="00183D0C">
        <w:rPr>
          <w:color w:val="000000"/>
        </w:rPr>
        <w:t xml:space="preserve">demonstrated how spatial decision-support tools can integrate conservation and biomass </w:t>
      </w:r>
      <w:r w:rsidR="00145B19" w:rsidRPr="00183D0C">
        <w:rPr>
          <w:color w:val="000000"/>
        </w:rPr>
        <w:lastRenderedPageBreak/>
        <w:t>production across agricultural watersheds</w:t>
      </w:r>
      <w:bookmarkEnd w:id="204"/>
      <w:r w:rsidR="00145B19" w:rsidRPr="00183D0C">
        <w:rPr>
          <w:color w:val="000000"/>
        </w:rPr>
        <w:t xml:space="preserve">. </w:t>
      </w:r>
      <w:commentRangeEnd w:id="202"/>
      <w:r w:rsidR="005772CB">
        <w:rPr>
          <w:rStyle w:val="CommentReference"/>
        </w:rPr>
        <w:commentReference w:id="202"/>
      </w:r>
      <w:r w:rsidR="00145B19" w:rsidRPr="00183D0C">
        <w:rPr>
          <w:color w:val="000000"/>
        </w:rPr>
        <w:t xml:space="preserve">Using a spatially explicit planning framework, vegetative conservation practices and biomass systems were targeted across </w:t>
      </w:r>
      <w:r w:rsidR="006E131E">
        <w:rPr>
          <w:color w:val="000000"/>
        </w:rPr>
        <w:t>several</w:t>
      </w:r>
      <w:r w:rsidR="00145B19" w:rsidRPr="00183D0C">
        <w:rPr>
          <w:color w:val="000000"/>
        </w:rPr>
        <w:t xml:space="preserve"> HUC12 watersheds within an AD facility </w:t>
      </w:r>
      <w:proofErr w:type="spellStart"/>
      <w:r w:rsidR="00145B19" w:rsidRPr="00183D0C">
        <w:rPr>
          <w:color w:val="000000"/>
        </w:rPr>
        <w:t>supplyshed</w:t>
      </w:r>
      <w:proofErr w:type="spellEnd"/>
      <w:r w:rsidR="00145B19" w:rsidRPr="00183D0C">
        <w:rPr>
          <w:color w:val="000000"/>
        </w:rPr>
        <w:t xml:space="preserve"> to evaluate environmental outcomes, biomass production, and implementation feasibility. Results show that perennial and winter-hardy biomass systems can reduce nitrate and sediment losses, mitigate greenhouse gas emissions, increase habitat concentration, and provide feedstock for </w:t>
      </w:r>
      <w:del w:id="206" w:author="Schulte Moore, Lisa A [NREM]" w:date="2026-09-27T06:09:00Z">
        <w:r w:rsidR="00145B19" w:rsidRPr="00183D0C" w:rsidDel="005772CB">
          <w:rPr>
            <w:color w:val="000000"/>
          </w:rPr>
          <w:delText>renewable natural gas (</w:delText>
        </w:r>
      </w:del>
      <w:r w:rsidR="00145B19" w:rsidRPr="00183D0C">
        <w:rPr>
          <w:color w:val="000000"/>
        </w:rPr>
        <w:t>RNG</w:t>
      </w:r>
      <w:del w:id="207" w:author="Schulte Moore, Lisa A [NREM]" w:date="2026-09-27T06:09:00Z">
        <w:r w:rsidR="00145B19" w:rsidRPr="00183D0C" w:rsidDel="005772CB">
          <w:rPr>
            <w:color w:val="000000"/>
          </w:rPr>
          <w:delText>)</w:delText>
        </w:r>
      </w:del>
      <w:r w:rsidR="00145B19" w:rsidRPr="00183D0C">
        <w:rPr>
          <w:color w:val="000000"/>
        </w:rPr>
        <w:t xml:space="preserve"> production.</w:t>
      </w:r>
    </w:p>
    <w:p w14:paraId="6F1176D7" w14:textId="15CB4F5B" w:rsidR="00145B19" w:rsidRPr="00183D0C" w:rsidRDefault="005772CB" w:rsidP="00B36E1E">
      <w:pPr>
        <w:spacing w:line="480" w:lineRule="auto"/>
        <w:ind w:firstLine="720"/>
        <w:rPr>
          <w:color w:val="000000"/>
        </w:rPr>
      </w:pPr>
      <w:ins w:id="208" w:author="Schulte Moore, Lisa A [NREM]" w:date="2026-09-27T06:09:00Z">
        <w:r>
          <w:rPr>
            <w:color w:val="000000"/>
          </w:rPr>
          <w:t>P</w:t>
        </w:r>
        <w:r w:rsidRPr="00183D0C">
          <w:rPr>
            <w:color w:val="000000"/>
          </w:rPr>
          <w:t xml:space="preserve">erennial and winter-hardy biomass </w:t>
        </w:r>
      </w:ins>
      <w:del w:id="209" w:author="Schulte Moore, Lisa A [NREM]" w:date="2026-09-27T06:09:00Z">
        <w:r w:rsidR="00145B19" w:rsidRPr="00183D0C" w:rsidDel="005772CB">
          <w:rPr>
            <w:color w:val="000000"/>
          </w:rPr>
          <w:delText xml:space="preserve">These </w:delText>
        </w:r>
      </w:del>
      <w:r w:rsidR="00145B19" w:rsidRPr="00183D0C">
        <w:rPr>
          <w:color w:val="000000"/>
        </w:rPr>
        <w:t xml:space="preserve">systems should not be viewed solely as feedstock strategies. When spatially targeted, biomass production can serve as multifunctional conservation infrastructure that supports renewable energy </w:t>
      </w:r>
      <w:r w:rsidR="00145B19" w:rsidRPr="00F60396">
        <w:rPr>
          <w:color w:val="000000"/>
        </w:rPr>
        <w:t>while addressing multiple environmental objectives. However, benefits varied among watersheds. Watershed archetypes ranged from areas capable of extensive transformation and large aggregate outcomes to those where limited intervention produced comparatively strong results. This highlights the importance of considering both the magnitude and</w:t>
      </w:r>
      <w:r w:rsidR="00FC4E8C" w:rsidRPr="00F60396">
        <w:rPr>
          <w:color w:val="000000"/>
        </w:rPr>
        <w:t xml:space="preserve"> treatment-level performance</w:t>
      </w:r>
      <w:r w:rsidR="00145B19" w:rsidRPr="00F60396">
        <w:rPr>
          <w:color w:val="000000"/>
        </w:rPr>
        <w:t xml:space="preserve"> of landscape transformation</w:t>
      </w:r>
      <w:r w:rsidR="00145B19" w:rsidRPr="00183D0C">
        <w:rPr>
          <w:color w:val="000000"/>
        </w:rPr>
        <w:t xml:space="preserve"> when prioritizing investments.</w:t>
      </w:r>
    </w:p>
    <w:p w14:paraId="0C08F7BE" w14:textId="39452DFC" w:rsidR="00145B19" w:rsidRPr="00F60396" w:rsidRDefault="00145B19">
      <w:pPr>
        <w:spacing w:line="480" w:lineRule="auto"/>
        <w:ind w:firstLine="720"/>
        <w:rPr>
          <w:color w:val="000000"/>
        </w:rPr>
        <w:pPrChange w:id="210" w:author="Schulte Moore, Lisa A [NREM]" w:date="2026-09-27T06:10:00Z">
          <w:pPr>
            <w:spacing w:line="480" w:lineRule="auto"/>
          </w:pPr>
        </w:pPrChange>
      </w:pPr>
      <w:r w:rsidRPr="00F60396">
        <w:rPr>
          <w:color w:val="000000"/>
        </w:rPr>
        <w:t>Agricultural opportunity also influenced where multifunctional land-use change could be most readily implemented</w:t>
      </w:r>
      <w:r w:rsidR="001E48D1" w:rsidRPr="00F60396">
        <w:rPr>
          <w:color w:val="000000"/>
        </w:rPr>
        <w:t>. I</w:t>
      </w:r>
      <w:r w:rsidRPr="00F60396">
        <w:rPr>
          <w:color w:val="000000"/>
        </w:rPr>
        <w:t>ncorporating these factors into spatial planning can help identify locations where multiple objectives can be aligned rather than evaluating practices or fields in isolation.</w:t>
      </w:r>
      <w:ins w:id="211" w:author="Schulte Moore, Lisa A [NREM]" w:date="2026-09-27T06:11:00Z">
        <w:r w:rsidR="005772CB">
          <w:rPr>
            <w:color w:val="000000"/>
          </w:rPr>
          <w:t xml:space="preserve"> </w:t>
        </w:r>
      </w:ins>
    </w:p>
    <w:p w14:paraId="4F14DB36" w14:textId="642D9230" w:rsidR="00145B19" w:rsidRPr="00183D0C" w:rsidRDefault="00145B19" w:rsidP="00B36E1E">
      <w:pPr>
        <w:spacing w:line="480" w:lineRule="auto"/>
        <w:ind w:firstLine="720"/>
        <w:rPr>
          <w:color w:val="000000"/>
        </w:rPr>
      </w:pPr>
      <w:r w:rsidRPr="00F60396">
        <w:rPr>
          <w:color w:val="000000"/>
        </w:rPr>
        <w:t xml:space="preserve">The </w:t>
      </w:r>
      <w:proofErr w:type="spellStart"/>
      <w:r w:rsidRPr="00F60396">
        <w:rPr>
          <w:color w:val="000000"/>
        </w:rPr>
        <w:t>supplyshed</w:t>
      </w:r>
      <w:proofErr w:type="spellEnd"/>
      <w:r w:rsidRPr="00F60396">
        <w:rPr>
          <w:color w:val="000000"/>
        </w:rPr>
        <w:t xml:space="preserve"> context is particularly important as biomass-based renewable energy expands and land-use decisions become increasingly connected to facility supply areas. The framework provides a means of organizing distributed biomass resources while addressing conservation priorities. Its value therefore extends beyond identifying where biomass can be </w:t>
      </w:r>
      <w:r w:rsidRPr="00F60396">
        <w:rPr>
          <w:color w:val="000000"/>
        </w:rPr>
        <w:lastRenderedPageBreak/>
        <w:t>produced to evaluating where production can be integrated with existing agricultural systems and watershed objectives.</w:t>
      </w:r>
    </w:p>
    <w:p w14:paraId="6E2A8061" w14:textId="77777777" w:rsidR="00145B19" w:rsidRPr="00183D0C" w:rsidRDefault="00145B19" w:rsidP="00B36E1E">
      <w:pPr>
        <w:spacing w:line="480" w:lineRule="auto"/>
        <w:ind w:firstLine="720"/>
        <w:rPr>
          <w:color w:val="000000"/>
        </w:rPr>
      </w:pPr>
      <w:r w:rsidRPr="00FC3B8C">
        <w:rPr>
          <w:color w:val="000000"/>
          <w:highlight w:val="yellow"/>
          <w:rPrChange w:id="212" w:author="Jordahl, Jim [VPR]" w:date="2026-09-24T10:39:00Z">
            <w:rPr>
              <w:color w:val="000000"/>
            </w:rPr>
          </w:rPrChange>
        </w:rPr>
        <w:t>Several limitations remain.</w:t>
      </w:r>
      <w:r w:rsidRPr="00183D0C">
        <w:rPr>
          <w:color w:val="000000"/>
        </w:rPr>
        <w:t xml:space="preserve"> ACPF and companion tools do not explicitly quantify wildlife benefits or habitat connectivity, limiting species-specific targeting of habitat patches and corridors. Future analyses incorporating connectivity and species requirements could strengthen the framework. In addition, the framework is intended to support, not replace, local planning and stakeholder decision-making. Its primary value is providing a spatial basis for comparing land-use configurations and identifying areas for more detailed planning and engagement.</w:t>
      </w:r>
    </w:p>
    <w:p w14:paraId="6F8BFA4D" w14:textId="455B0977" w:rsidR="00145B19" w:rsidRDefault="00145B19" w:rsidP="00B36E1E">
      <w:pPr>
        <w:spacing w:line="480" w:lineRule="auto"/>
        <w:ind w:firstLine="720"/>
        <w:rPr>
          <w:color w:val="000000"/>
        </w:rPr>
      </w:pPr>
      <w:r w:rsidRPr="00183D0C">
        <w:rPr>
          <w:color w:val="000000"/>
        </w:rPr>
        <w:t xml:space="preserve">Overall, </w:t>
      </w:r>
      <w:bookmarkStart w:id="213" w:name="_Hlk241495314"/>
      <w:r w:rsidRPr="00183D0C">
        <w:rPr>
          <w:color w:val="000000"/>
        </w:rPr>
        <w:t>the framework provides a replicable approach for integrating conservation and biomass objectives across agricultural landscapes. More broadly, the results demonstrate how planning can move beyond field-level practice selection toward watershed-scale strategies that consider the distribution, magnitude, and</w:t>
      </w:r>
      <w:r w:rsidR="00AB07B0">
        <w:rPr>
          <w:color w:val="000000"/>
        </w:rPr>
        <w:t xml:space="preserve"> treatment-level performance </w:t>
      </w:r>
      <w:r w:rsidRPr="00183D0C">
        <w:rPr>
          <w:color w:val="000000"/>
        </w:rPr>
        <w:t>of land-use change.</w:t>
      </w:r>
      <w:bookmarkEnd w:id="213"/>
      <w:r w:rsidRPr="00183D0C">
        <w:rPr>
          <w:color w:val="000000"/>
        </w:rPr>
        <w:t xml:space="preserve"> </w:t>
      </w:r>
      <w:bookmarkStart w:id="214" w:name="_Hlk241495346"/>
      <w:r w:rsidRPr="00183D0C">
        <w:rPr>
          <w:color w:val="000000"/>
        </w:rPr>
        <w:t>As agricultural landscapes increasingly support both food production and renewable energy, landscape-scale planning can help identify opportunities to improve environmental performance while maintaining productive agricultural systems.</w:t>
      </w:r>
    </w:p>
    <w:bookmarkEnd w:id="214"/>
    <w:p w14:paraId="096ECD25" w14:textId="026EFFF2" w:rsidR="005D37A8" w:rsidRDefault="005D37A8" w:rsidP="005D37A8">
      <w:pPr>
        <w:pStyle w:val="Heading1"/>
      </w:pPr>
      <w:commentRangeStart w:id="215"/>
      <w:commentRangeStart w:id="216"/>
      <w:r>
        <w:t>Conclusion</w:t>
      </w:r>
      <w:commentRangeEnd w:id="215"/>
      <w:r w:rsidR="00856F35">
        <w:rPr>
          <w:rStyle w:val="CommentReference"/>
          <w:rFonts w:eastAsia="Times New Roman" w:cs="Times New Roman"/>
          <w:b w:val="0"/>
        </w:rPr>
        <w:commentReference w:id="215"/>
      </w:r>
      <w:commentRangeEnd w:id="216"/>
      <w:r w:rsidR="00C02190">
        <w:rPr>
          <w:rStyle w:val="CommentReference"/>
          <w:rFonts w:eastAsia="Times New Roman" w:cs="Times New Roman"/>
          <w:b w:val="0"/>
        </w:rPr>
        <w:commentReference w:id="216"/>
      </w:r>
    </w:p>
    <w:p w14:paraId="775D87E1" w14:textId="77777777" w:rsidR="005D37A8" w:rsidRPr="005D37A8" w:rsidRDefault="005D37A8" w:rsidP="005D37A8"/>
    <w:p w14:paraId="384263D6" w14:textId="4299A616" w:rsidR="005A1EEC" w:rsidRDefault="001474DF" w:rsidP="00E41058">
      <w:pPr>
        <w:spacing w:line="480" w:lineRule="auto"/>
        <w:ind w:firstLine="720"/>
      </w:pPr>
      <w:r>
        <w:t xml:space="preserve">Spatially targeted conservation and biomass planning can integrate environmental objectives with renewable-energy feedstock production across agricultural landscapes. In the Iowa AD </w:t>
      </w:r>
      <w:proofErr w:type="spellStart"/>
      <w:r>
        <w:t>supplyshed</w:t>
      </w:r>
      <w:proofErr w:type="spellEnd"/>
      <w:r>
        <w:t xml:space="preserve"> examined here, greater landscape transformation generally generated greater </w:t>
      </w:r>
      <w:r w:rsidRPr="00F60396">
        <w:t>aggregate environmental and biomass outcomes but also required greater implementation investment. HUC1</w:t>
      </w:r>
      <w:r>
        <w:t xml:space="preserve">2s nevertheless differed in the composition of practices used to achieve those outcomes, and outcomes per treated hectare provided a complementary perspective on treatment-level performance that was distinct from aggregate landscape effects. Rather than producing a </w:t>
      </w:r>
      <w:r>
        <w:lastRenderedPageBreak/>
        <w:t>single priority ranking, the framework organizes these dimensions into a spatial decision-support structure that allows stakeholders to evaluate conservation–bioenergy tradeoffs according to their own objectives.</w:t>
      </w:r>
      <w:bookmarkEnd w:id="1"/>
      <w:r w:rsidR="005A1EEC">
        <w:br w:type="page"/>
      </w:r>
    </w:p>
    <w:p w14:paraId="409E0672" w14:textId="45CB50E2" w:rsidR="00706897" w:rsidRDefault="00706897" w:rsidP="00706897">
      <w:pPr>
        <w:pStyle w:val="Heading1"/>
      </w:pPr>
      <w:commentRangeStart w:id="217"/>
      <w:r w:rsidRPr="00063A8B">
        <w:lastRenderedPageBreak/>
        <w:t>References</w:t>
      </w:r>
      <w:commentRangeEnd w:id="217"/>
      <w:r w:rsidR="00EA0768">
        <w:rPr>
          <w:rStyle w:val="CommentReference"/>
          <w:rFonts w:eastAsia="Times New Roman" w:cs="Times New Roman"/>
          <w:b w:val="0"/>
        </w:rPr>
        <w:commentReference w:id="217"/>
      </w:r>
    </w:p>
    <w:p w14:paraId="67465B20" w14:textId="77777777" w:rsidR="001B252F" w:rsidRPr="00A32706" w:rsidRDefault="001B252F" w:rsidP="001B252F">
      <w:pPr>
        <w:ind w:left="720" w:hanging="720"/>
        <w:rPr>
          <w:sz w:val="22"/>
          <w:szCs w:val="22"/>
        </w:rPr>
      </w:pPr>
      <w:bookmarkStart w:id="218" w:name="_Hlk240884129"/>
      <w:proofErr w:type="spellStart"/>
      <w:r w:rsidRPr="00A32706">
        <w:rPr>
          <w:sz w:val="22"/>
          <w:szCs w:val="22"/>
        </w:rPr>
        <w:t>Akdemir</w:t>
      </w:r>
      <w:proofErr w:type="spellEnd"/>
      <w:r w:rsidRPr="00A32706">
        <w:rPr>
          <w:sz w:val="22"/>
          <w:szCs w:val="22"/>
        </w:rPr>
        <w:t xml:space="preserve">, E. A., Kern, J., Smith, J. P., Limb, B. J., Quinn, J. C., Field, J. L., &amp; Pack, T. (2025). Multi-objective optimization of sustainable aviation fuel production pathways in the US Corn Belt. </w:t>
      </w:r>
      <w:r w:rsidRPr="00A32706">
        <w:rPr>
          <w:i/>
          <w:iCs/>
          <w:sz w:val="22"/>
          <w:szCs w:val="22"/>
        </w:rPr>
        <w:t>Biomass and Bioenergy</w:t>
      </w:r>
      <w:r w:rsidRPr="00A32706">
        <w:rPr>
          <w:sz w:val="22"/>
          <w:szCs w:val="22"/>
        </w:rPr>
        <w:t xml:space="preserve">, </w:t>
      </w:r>
      <w:r w:rsidRPr="00A32706">
        <w:rPr>
          <w:i/>
          <w:iCs/>
          <w:sz w:val="22"/>
          <w:szCs w:val="22"/>
        </w:rPr>
        <w:t>193</w:t>
      </w:r>
      <w:r w:rsidRPr="00A32706">
        <w:rPr>
          <w:sz w:val="22"/>
          <w:szCs w:val="22"/>
        </w:rPr>
        <w:t>, 107590.</w:t>
      </w:r>
    </w:p>
    <w:p w14:paraId="1122D549" w14:textId="77777777" w:rsidR="001B252F" w:rsidRPr="00A32706" w:rsidRDefault="001B252F" w:rsidP="001B252F">
      <w:pPr>
        <w:ind w:left="720" w:hanging="720"/>
        <w:rPr>
          <w:sz w:val="22"/>
          <w:szCs w:val="22"/>
        </w:rPr>
      </w:pPr>
      <w:proofErr w:type="spellStart"/>
      <w:r w:rsidRPr="00A32706">
        <w:rPr>
          <w:sz w:val="22"/>
          <w:szCs w:val="22"/>
        </w:rPr>
        <w:t>Ampe</w:t>
      </w:r>
      <w:proofErr w:type="spellEnd"/>
      <w:r w:rsidRPr="00A32706">
        <w:rPr>
          <w:sz w:val="22"/>
          <w:szCs w:val="22"/>
        </w:rPr>
        <w:t xml:space="preserve">, H.L., Crumpton, W.G., </w:t>
      </w:r>
      <w:proofErr w:type="spellStart"/>
      <w:r w:rsidRPr="00A32706">
        <w:rPr>
          <w:sz w:val="22"/>
          <w:szCs w:val="22"/>
        </w:rPr>
        <w:t>Stenback</w:t>
      </w:r>
      <w:proofErr w:type="spellEnd"/>
      <w:r w:rsidRPr="00A32706">
        <w:rPr>
          <w:sz w:val="22"/>
          <w:szCs w:val="22"/>
        </w:rPr>
        <w:t>, G.A., and D.I.S. Green. 2025. Nitrous oxide and methane production and emission in wetlands receiving nonpoint source nitrate loads. Journal of Environmental Quality 54: 2048-2060. https://acsess.onlinelibrary.wiley.com/doi/pdf/10.1002/jeq2.70081</w:t>
      </w:r>
    </w:p>
    <w:p w14:paraId="005D1243" w14:textId="77777777" w:rsidR="001B252F" w:rsidRPr="00A32706" w:rsidRDefault="001B252F" w:rsidP="001B252F">
      <w:pPr>
        <w:ind w:left="720" w:hanging="720"/>
        <w:rPr>
          <w:sz w:val="22"/>
          <w:szCs w:val="22"/>
        </w:rPr>
      </w:pPr>
      <w:r w:rsidRPr="00A32706">
        <w:rPr>
          <w:sz w:val="22"/>
          <w:szCs w:val="22"/>
        </w:rPr>
        <w:t>Baron, J.S., Hall, E.K., Nolan, B.T., Finlay, J.C., Bernhardt, E.S., Harrison, J.A., Chan, F., and Boyer, E.W. 2013. The interactive effects of excess reactive nitrogen and climate change on aquatic ecosystems and water resources of the United States. Biogeochemistry 114: 71-92. DOI 10.1007/s10533-012-9788-y.</w:t>
      </w:r>
    </w:p>
    <w:p w14:paraId="0D92456C" w14:textId="77777777" w:rsidR="001B252F" w:rsidRPr="00A32706" w:rsidRDefault="001B252F" w:rsidP="001B252F">
      <w:pPr>
        <w:spacing w:after="120"/>
        <w:ind w:left="720" w:hanging="720"/>
        <w:rPr>
          <w:sz w:val="21"/>
          <w:szCs w:val="21"/>
        </w:rPr>
      </w:pPr>
      <w:r w:rsidRPr="00A32706">
        <w:rPr>
          <w:sz w:val="22"/>
          <w:szCs w:val="22"/>
        </w:rPr>
        <w:t>Blanco-</w:t>
      </w:r>
      <w:proofErr w:type="spellStart"/>
      <w:r w:rsidRPr="00A32706">
        <w:rPr>
          <w:sz w:val="22"/>
          <w:szCs w:val="22"/>
        </w:rPr>
        <w:t>Canqui</w:t>
      </w:r>
      <w:proofErr w:type="spellEnd"/>
      <w:r w:rsidRPr="00A32706">
        <w:rPr>
          <w:sz w:val="22"/>
          <w:szCs w:val="22"/>
        </w:rPr>
        <w:t xml:space="preserve">, H., and S.J. </w:t>
      </w:r>
      <w:proofErr w:type="spellStart"/>
      <w:r w:rsidRPr="00A32706">
        <w:rPr>
          <w:sz w:val="22"/>
          <w:szCs w:val="22"/>
        </w:rPr>
        <w:t>Ruis</w:t>
      </w:r>
      <w:proofErr w:type="spellEnd"/>
      <w:r w:rsidRPr="00A32706">
        <w:rPr>
          <w:sz w:val="22"/>
          <w:szCs w:val="22"/>
        </w:rPr>
        <w:t xml:space="preserve">. 2018. No-tillage and soil physical environment. </w:t>
      </w:r>
      <w:proofErr w:type="spellStart"/>
      <w:r w:rsidRPr="00A32706">
        <w:rPr>
          <w:sz w:val="22"/>
          <w:szCs w:val="22"/>
        </w:rPr>
        <w:t>Geoderma</w:t>
      </w:r>
      <w:proofErr w:type="spellEnd"/>
      <w:r w:rsidRPr="00A32706">
        <w:rPr>
          <w:sz w:val="22"/>
          <w:szCs w:val="22"/>
        </w:rPr>
        <w:t>, 326: 164-</w:t>
      </w:r>
      <w:r w:rsidRPr="00A32706">
        <w:rPr>
          <w:sz w:val="21"/>
          <w:szCs w:val="21"/>
        </w:rPr>
        <w:t>200. https://onlinelibrary.wiley.com/doi/pdfdirect/10.1111/ajae.12338.</w:t>
      </w:r>
    </w:p>
    <w:p w14:paraId="3F7DF2BD" w14:textId="77777777" w:rsidR="001B252F" w:rsidRPr="00A32706" w:rsidRDefault="001B252F" w:rsidP="001B252F">
      <w:pPr>
        <w:spacing w:after="120"/>
        <w:ind w:left="720" w:hanging="720"/>
        <w:rPr>
          <w:sz w:val="21"/>
          <w:szCs w:val="21"/>
        </w:rPr>
      </w:pPr>
      <w:proofErr w:type="spellStart"/>
      <w:r w:rsidRPr="00A32706">
        <w:rPr>
          <w:sz w:val="21"/>
          <w:szCs w:val="21"/>
        </w:rPr>
        <w:t>Bravard</w:t>
      </w:r>
      <w:proofErr w:type="spellEnd"/>
      <w:r w:rsidRPr="00A32706">
        <w:rPr>
          <w:sz w:val="21"/>
          <w:szCs w:val="21"/>
        </w:rPr>
        <w:t>, E., James, D.E., Zimmerman, E., Bowman, T. and J.C. Tyndall. 2022. Financial analysis for the use with the Agricultural Conservation Planning Framework: Data for the State of Iowa. Distributed by the ACPF National Hub, Iowa Water Center, Iowa State University, Ames, Iowa.</w:t>
      </w:r>
    </w:p>
    <w:p w14:paraId="5DD60ED6" w14:textId="77777777" w:rsidR="001B252F" w:rsidRPr="00A32706" w:rsidRDefault="001B252F" w:rsidP="001B252F">
      <w:pPr>
        <w:spacing w:after="120"/>
        <w:ind w:left="720" w:hanging="720"/>
        <w:rPr>
          <w:sz w:val="22"/>
          <w:szCs w:val="22"/>
        </w:rPr>
      </w:pPr>
      <w:proofErr w:type="spellStart"/>
      <w:r w:rsidRPr="00A32706">
        <w:rPr>
          <w:sz w:val="22"/>
          <w:szCs w:val="22"/>
        </w:rPr>
        <w:t>Bravard</w:t>
      </w:r>
      <w:proofErr w:type="spellEnd"/>
      <w:r w:rsidRPr="00A32706">
        <w:rPr>
          <w:sz w:val="22"/>
          <w:szCs w:val="22"/>
        </w:rPr>
        <w:t xml:space="preserve">, E. E., Zimmerman, E., Tyndall, J. C., &amp; James, D. (2022). </w:t>
      </w:r>
      <w:r w:rsidRPr="00751A67">
        <w:rPr>
          <w:sz w:val="22"/>
          <w:szCs w:val="22"/>
        </w:rPr>
        <w:t>The agricultural conservation planning framework financial and nutrient reduction tool: A planning tool for cost effective conservation</w:t>
      </w:r>
      <w:r>
        <w:t xml:space="preserve">. </w:t>
      </w:r>
      <w:r w:rsidRPr="00751A67">
        <w:rPr>
          <w:i/>
          <w:iCs/>
        </w:rPr>
        <w:t>Journal of Environmental Quality</w:t>
      </w:r>
      <w:r>
        <w:t xml:space="preserve">. </w:t>
      </w:r>
      <w:r w:rsidRPr="00A32706">
        <w:rPr>
          <w:sz w:val="22"/>
          <w:szCs w:val="22"/>
        </w:rPr>
        <w:t>Vol. 51, No. 4, pp. 670-682).</w:t>
      </w:r>
    </w:p>
    <w:p w14:paraId="78041369" w14:textId="77777777" w:rsidR="001B252F" w:rsidRPr="00A32706" w:rsidRDefault="001B252F" w:rsidP="001B252F">
      <w:pPr>
        <w:spacing w:after="120"/>
        <w:ind w:left="720" w:hanging="720"/>
        <w:rPr>
          <w:sz w:val="21"/>
          <w:szCs w:val="21"/>
        </w:rPr>
      </w:pPr>
      <w:r w:rsidRPr="00A32706">
        <w:rPr>
          <w:sz w:val="21"/>
          <w:szCs w:val="21"/>
        </w:rPr>
        <w:t xml:space="preserve">Brittingham, M.C. and J.A. </w:t>
      </w:r>
      <w:proofErr w:type="spellStart"/>
      <w:r w:rsidRPr="00A32706">
        <w:rPr>
          <w:sz w:val="21"/>
          <w:szCs w:val="21"/>
        </w:rPr>
        <w:t>DeCecco</w:t>
      </w:r>
      <w:proofErr w:type="spellEnd"/>
      <w:r w:rsidRPr="00A32706">
        <w:rPr>
          <w:sz w:val="21"/>
          <w:szCs w:val="21"/>
        </w:rPr>
        <w:t>. 2024. Riparian buffers for wildlife. The Pennsylvania State University. https://extension.psu.edu/riparian-buffers-for-wildlife.</w:t>
      </w:r>
    </w:p>
    <w:p w14:paraId="4F69A405" w14:textId="77777777" w:rsidR="001B252F" w:rsidRPr="00A32706" w:rsidRDefault="001B252F" w:rsidP="001B252F">
      <w:pPr>
        <w:spacing w:after="120"/>
        <w:ind w:left="720" w:hanging="720"/>
        <w:rPr>
          <w:sz w:val="22"/>
          <w:szCs w:val="22"/>
        </w:rPr>
      </w:pPr>
      <w:r w:rsidRPr="00A32706">
        <w:rPr>
          <w:sz w:val="21"/>
          <w:szCs w:val="21"/>
        </w:rPr>
        <w:t xml:space="preserve">Bode et al. 2011. </w:t>
      </w:r>
      <w:r w:rsidRPr="00A32706">
        <w:rPr>
          <w:sz w:val="21"/>
          <w:szCs w:val="21"/>
          <w:highlight w:val="yellow"/>
        </w:rPr>
        <w:t>https://conbio.onlinelibrary.wiley.com/doi/pdf/10.1111/j.1523-1739.2010.01610.x?casa_token=lIuXWu7jRVMAAAAA%3Ad7Nda3MJJ-jh_i97wuaIueA-</w:t>
      </w:r>
      <w:r w:rsidRPr="00A32706">
        <w:rPr>
          <w:sz w:val="22"/>
          <w:szCs w:val="22"/>
          <w:highlight w:val="yellow"/>
        </w:rPr>
        <w:t>7TkkN-MjUTiH_zLEPk_ySGqbUIm4JxgUTdWaH37NCG-LZfIt7ykRHX_BKw</w:t>
      </w:r>
    </w:p>
    <w:p w14:paraId="22C63DD8" w14:textId="77777777" w:rsidR="001B252F" w:rsidRPr="00A32706" w:rsidRDefault="001B252F" w:rsidP="001B252F">
      <w:pPr>
        <w:ind w:left="720" w:hanging="720"/>
        <w:rPr>
          <w:sz w:val="22"/>
          <w:szCs w:val="22"/>
        </w:rPr>
      </w:pPr>
      <w:proofErr w:type="spellStart"/>
      <w:r w:rsidRPr="00A32706">
        <w:rPr>
          <w:sz w:val="22"/>
          <w:szCs w:val="22"/>
        </w:rPr>
        <w:t>Bodrud-Doza</w:t>
      </w:r>
      <w:proofErr w:type="spellEnd"/>
      <w:r w:rsidRPr="00A32706">
        <w:rPr>
          <w:sz w:val="22"/>
          <w:szCs w:val="22"/>
        </w:rPr>
        <w:t>, Md., Yang, W., Miranda, R.Q., Martin, A., DeVries, B., and E.D.G. Fraser. 2023. Towards implementing precision conservation practices in agricultural watersheds: A review of the use and prospects of spatial decision support systems and tools. Science of the Total Environment, 905: 167118. https://www.sciencedirect.com/science/article/pii/S0048969723057455?via%3Dihub.</w:t>
      </w:r>
    </w:p>
    <w:p w14:paraId="2A3F3BC5" w14:textId="77777777" w:rsidR="001B252F" w:rsidRPr="00A32706" w:rsidRDefault="001B252F" w:rsidP="001B252F">
      <w:pPr>
        <w:ind w:left="720" w:hanging="720"/>
        <w:rPr>
          <w:sz w:val="22"/>
          <w:szCs w:val="22"/>
        </w:rPr>
      </w:pPr>
      <w:proofErr w:type="spellStart"/>
      <w:r w:rsidRPr="00A32706">
        <w:rPr>
          <w:sz w:val="22"/>
          <w:szCs w:val="22"/>
        </w:rPr>
        <w:t>Bodrud-Doza</w:t>
      </w:r>
      <w:proofErr w:type="spellEnd"/>
      <w:r w:rsidRPr="00A32706">
        <w:rPr>
          <w:sz w:val="22"/>
          <w:szCs w:val="22"/>
        </w:rPr>
        <w:t xml:space="preserve">, M., Yang, W., Liu, Y., </w:t>
      </w:r>
      <w:proofErr w:type="spellStart"/>
      <w:r w:rsidRPr="00A32706">
        <w:rPr>
          <w:sz w:val="22"/>
          <w:szCs w:val="22"/>
        </w:rPr>
        <w:t>Yerubandi</w:t>
      </w:r>
      <w:proofErr w:type="spellEnd"/>
      <w:r w:rsidRPr="00A32706">
        <w:rPr>
          <w:sz w:val="22"/>
          <w:szCs w:val="22"/>
        </w:rPr>
        <w:t xml:space="preserve">, R., McKague, K., James, D., ... &amp; Fraser, E. D. (2026). Operationalizing Precision Conservation: Aligning Best Management Practice Prioritization with Local Needs in Agricultural Watersheds. </w:t>
      </w:r>
      <w:r w:rsidRPr="00A32706">
        <w:rPr>
          <w:i/>
          <w:iCs/>
          <w:sz w:val="22"/>
          <w:szCs w:val="22"/>
        </w:rPr>
        <w:t>International Soil and Water Conservation Research</w:t>
      </w:r>
      <w:r w:rsidRPr="00A32706">
        <w:rPr>
          <w:sz w:val="22"/>
          <w:szCs w:val="22"/>
        </w:rPr>
        <w:t>, 100688</w:t>
      </w:r>
    </w:p>
    <w:p w14:paraId="56E4C62A" w14:textId="77777777" w:rsidR="001B252F" w:rsidRPr="00A32706" w:rsidRDefault="001B252F" w:rsidP="001B252F">
      <w:pPr>
        <w:ind w:left="720" w:hanging="720"/>
        <w:rPr>
          <w:sz w:val="22"/>
          <w:szCs w:val="22"/>
        </w:rPr>
      </w:pPr>
      <w:proofErr w:type="spellStart"/>
      <w:r w:rsidRPr="00A32706">
        <w:rPr>
          <w:sz w:val="22"/>
          <w:szCs w:val="22"/>
        </w:rPr>
        <w:t>Bravard</w:t>
      </w:r>
      <w:proofErr w:type="spellEnd"/>
      <w:r w:rsidRPr="00A32706">
        <w:rPr>
          <w:sz w:val="22"/>
          <w:szCs w:val="22"/>
        </w:rPr>
        <w:t xml:space="preserve">, E., Zimmerman, E., Tyndall, J.C., James, D. (2024). Welcome to the new frontier: Introducing Extension to the next generation of conservation planning tools. </w:t>
      </w:r>
      <w:r w:rsidRPr="00A32706">
        <w:rPr>
          <w:rStyle w:val="Emphasis"/>
          <w:sz w:val="22"/>
          <w:szCs w:val="22"/>
        </w:rPr>
        <w:t>Journal of Extension</w:t>
      </w:r>
      <w:r w:rsidRPr="00A32706">
        <w:rPr>
          <w:sz w:val="22"/>
          <w:szCs w:val="22"/>
        </w:rPr>
        <w:t>. </w:t>
      </w:r>
    </w:p>
    <w:p w14:paraId="21930BAE" w14:textId="77777777" w:rsidR="001B252F" w:rsidRPr="00A32706" w:rsidRDefault="001B252F" w:rsidP="001B252F">
      <w:pPr>
        <w:ind w:left="720" w:hanging="720"/>
        <w:rPr>
          <w:sz w:val="22"/>
          <w:szCs w:val="22"/>
        </w:rPr>
      </w:pPr>
    </w:p>
    <w:p w14:paraId="2CE0CFA3" w14:textId="56088CD5" w:rsidR="00037871" w:rsidRDefault="00037871" w:rsidP="001B252F">
      <w:pPr>
        <w:ind w:left="720" w:hanging="720"/>
        <w:rPr>
          <w:sz w:val="22"/>
          <w:szCs w:val="22"/>
        </w:rPr>
      </w:pPr>
      <w:r w:rsidRPr="00037871">
        <w:rPr>
          <w:sz w:val="22"/>
          <w:szCs w:val="22"/>
        </w:rPr>
        <w:t xml:space="preserve">Cash, D.W. and S.C. Moser. 2000. Linking global and local scales: designing dynamic assessment and management processes. Global Environmental Change, 10: 109-120. </w:t>
      </w:r>
      <w:hyperlink r:id="rId12" w:history="1">
        <w:r w:rsidRPr="008F5EF1">
          <w:rPr>
            <w:rStyle w:val="Hyperlink"/>
            <w:sz w:val="22"/>
            <w:szCs w:val="22"/>
          </w:rPr>
          <w:t>http://www.susannemoser.com/documents/Cash-Moser_GEC2000.pdf</w:t>
        </w:r>
      </w:hyperlink>
    </w:p>
    <w:p w14:paraId="2133E48F" w14:textId="6B3A0BBA" w:rsidR="001B252F" w:rsidRPr="00A32706" w:rsidRDefault="001B252F" w:rsidP="001B252F">
      <w:pPr>
        <w:ind w:left="720" w:hanging="720"/>
        <w:rPr>
          <w:sz w:val="22"/>
          <w:szCs w:val="22"/>
        </w:rPr>
      </w:pPr>
      <w:r w:rsidRPr="00A32706">
        <w:rPr>
          <w:sz w:val="22"/>
          <w:szCs w:val="22"/>
        </w:rPr>
        <w:t xml:space="preserve">Chan, K. M. A., Shaw, M. R., Cameron, D. R., Underwood, E. C., &amp; Daily, G. C. (2006). Conservation planning for ecosystem services. </w:t>
      </w:r>
      <w:proofErr w:type="spellStart"/>
      <w:r w:rsidRPr="00A32706">
        <w:rPr>
          <w:i/>
          <w:iCs/>
          <w:sz w:val="22"/>
          <w:szCs w:val="22"/>
        </w:rPr>
        <w:t>PLoS</w:t>
      </w:r>
      <w:proofErr w:type="spellEnd"/>
      <w:r w:rsidRPr="00A32706">
        <w:rPr>
          <w:i/>
          <w:iCs/>
          <w:sz w:val="22"/>
          <w:szCs w:val="22"/>
        </w:rPr>
        <w:t xml:space="preserve"> biology</w:t>
      </w:r>
      <w:r w:rsidRPr="00A32706">
        <w:rPr>
          <w:sz w:val="22"/>
          <w:szCs w:val="22"/>
        </w:rPr>
        <w:t xml:space="preserve">, </w:t>
      </w:r>
      <w:r w:rsidRPr="00A32706">
        <w:rPr>
          <w:i/>
          <w:iCs/>
          <w:sz w:val="22"/>
          <w:szCs w:val="22"/>
        </w:rPr>
        <w:t>4</w:t>
      </w:r>
      <w:r w:rsidRPr="00A32706">
        <w:rPr>
          <w:sz w:val="22"/>
          <w:szCs w:val="22"/>
        </w:rPr>
        <w:t>(11), e379.</w:t>
      </w:r>
    </w:p>
    <w:p w14:paraId="5ED40D53" w14:textId="77777777" w:rsidR="001B252F" w:rsidRPr="00A32706" w:rsidRDefault="001B252F" w:rsidP="001B252F">
      <w:pPr>
        <w:ind w:left="720" w:hanging="720"/>
        <w:rPr>
          <w:sz w:val="22"/>
          <w:szCs w:val="22"/>
        </w:rPr>
      </w:pPr>
    </w:p>
    <w:p w14:paraId="08101F05" w14:textId="77777777" w:rsidR="001B252F" w:rsidRPr="00A32706" w:rsidRDefault="001B252F" w:rsidP="001B252F">
      <w:pPr>
        <w:ind w:left="720" w:hanging="720"/>
        <w:rPr>
          <w:sz w:val="22"/>
          <w:szCs w:val="22"/>
        </w:rPr>
      </w:pPr>
      <w:r w:rsidRPr="00A32706">
        <w:rPr>
          <w:sz w:val="22"/>
          <w:szCs w:val="22"/>
        </w:rPr>
        <w:t xml:space="preserve">Christianson, R., Christianson, L., Wong, C., Helmers, M., McIsaac, G., Mulla, D., &amp; McDonald, M. (2018). Beyond the nutrient strategies: Common ground to accelerate agricultural water quality improvement in the upper Midwest. </w:t>
      </w:r>
      <w:r w:rsidRPr="00A32706">
        <w:rPr>
          <w:i/>
          <w:iCs/>
          <w:sz w:val="22"/>
          <w:szCs w:val="22"/>
        </w:rPr>
        <w:t>Journal of environmental management</w:t>
      </w:r>
      <w:r w:rsidRPr="00A32706">
        <w:rPr>
          <w:sz w:val="22"/>
          <w:szCs w:val="22"/>
        </w:rPr>
        <w:t xml:space="preserve">, </w:t>
      </w:r>
      <w:r w:rsidRPr="00A32706">
        <w:rPr>
          <w:i/>
          <w:iCs/>
          <w:sz w:val="22"/>
          <w:szCs w:val="22"/>
        </w:rPr>
        <w:t>206</w:t>
      </w:r>
      <w:r w:rsidRPr="00A32706">
        <w:rPr>
          <w:sz w:val="22"/>
          <w:szCs w:val="22"/>
        </w:rPr>
        <w:t>, 1072-1080.</w:t>
      </w:r>
    </w:p>
    <w:p w14:paraId="6D82AB93" w14:textId="77777777" w:rsidR="001B252F" w:rsidRPr="00A32706" w:rsidRDefault="001B252F" w:rsidP="001B252F">
      <w:pPr>
        <w:ind w:left="720" w:hanging="720"/>
        <w:rPr>
          <w:sz w:val="22"/>
          <w:szCs w:val="22"/>
        </w:rPr>
      </w:pPr>
      <w:r w:rsidRPr="00A32706">
        <w:rPr>
          <w:sz w:val="22"/>
          <w:szCs w:val="22"/>
        </w:rPr>
        <w:t xml:space="preserve">Coppess, J. "Farm Bill 2023: NRCS Backlogs and the Conservation </w:t>
      </w:r>
      <w:proofErr w:type="spellStart"/>
      <w:r w:rsidRPr="00A32706">
        <w:rPr>
          <w:sz w:val="22"/>
          <w:szCs w:val="22"/>
        </w:rPr>
        <w:t>Bardo</w:t>
      </w:r>
      <w:proofErr w:type="spellEnd"/>
      <w:r w:rsidRPr="00A32706">
        <w:rPr>
          <w:sz w:val="22"/>
          <w:szCs w:val="22"/>
        </w:rPr>
        <w:t xml:space="preserve">." </w:t>
      </w:r>
      <w:proofErr w:type="spellStart"/>
      <w:r w:rsidRPr="00A32706">
        <w:rPr>
          <w:sz w:val="22"/>
          <w:szCs w:val="22"/>
        </w:rPr>
        <w:t>farmdoc</w:t>
      </w:r>
      <w:proofErr w:type="spellEnd"/>
      <w:r w:rsidRPr="00A32706">
        <w:rPr>
          <w:sz w:val="22"/>
          <w:szCs w:val="22"/>
        </w:rPr>
        <w:t xml:space="preserve"> daily (13):177, Department of Agricultural and Consumer Economics, University of Illinois at Urbana-Champaign, September 28, 2023.Dangol, S., Zhang, X., Sun, C., Liang, K., &amp; Liang, X. Z. </w:t>
      </w:r>
      <w:r w:rsidRPr="00A32706">
        <w:rPr>
          <w:sz w:val="22"/>
          <w:szCs w:val="22"/>
        </w:rPr>
        <w:lastRenderedPageBreak/>
        <w:t>(2025). Impacts of bioenergy crop cultivation on regional climate, hydrology, and water quality in the US Northern high plains. Water Resources Research, 61(2), e2024WR037782.</w:t>
      </w:r>
    </w:p>
    <w:p w14:paraId="5208EB96" w14:textId="77777777" w:rsidR="006C726B" w:rsidRDefault="006C726B" w:rsidP="001B252F">
      <w:pPr>
        <w:ind w:left="720" w:hanging="720"/>
        <w:rPr>
          <w:sz w:val="22"/>
          <w:szCs w:val="22"/>
        </w:rPr>
      </w:pPr>
      <w:r w:rsidRPr="006C726B">
        <w:rPr>
          <w:sz w:val="22"/>
          <w:szCs w:val="22"/>
        </w:rPr>
        <w:t>Crespo, C., Malone, R. W., Radke, A., Kovar, J. L., Emmett, B. D., Feyereisen, G. W., Thorp, K. R., Richard, T., &amp; O'Brien, P. L. (2025). Rye performance in central Iowa under different seeding and nitrogen fertilizer rates. Agronomy Journal, 117, e70112. https://doi.org/10.1002/agj2.70112</w:t>
      </w:r>
    </w:p>
    <w:p w14:paraId="48FD1F69" w14:textId="1A01CC57" w:rsidR="001B252F" w:rsidRPr="00A32706" w:rsidRDefault="001B252F" w:rsidP="001B252F">
      <w:pPr>
        <w:ind w:left="720" w:hanging="720"/>
        <w:rPr>
          <w:sz w:val="22"/>
          <w:szCs w:val="22"/>
        </w:rPr>
      </w:pPr>
      <w:r w:rsidRPr="00A32706">
        <w:rPr>
          <w:sz w:val="22"/>
          <w:szCs w:val="22"/>
        </w:rPr>
        <w:t>Davis, M.P., Groh, T.A., Jaynes, D.B., Parkin, T.B., and T.M. Isenhart. 2019. Nitrous oxide emissions from saturated riparian buffers: Are we trading a water quality problem for an air quality problem? Journal of Environmental Quality, 48(2): 261-269. https://acsess.onlinelibrary.wiley.com/doi/abs/10.2134/jeq2018.03.0127</w:t>
      </w:r>
    </w:p>
    <w:p w14:paraId="31AAE679" w14:textId="77777777" w:rsidR="001B252F" w:rsidRPr="00A32706" w:rsidRDefault="001B252F" w:rsidP="001B252F">
      <w:pPr>
        <w:ind w:left="720" w:hanging="720"/>
        <w:rPr>
          <w:sz w:val="22"/>
          <w:szCs w:val="22"/>
        </w:rPr>
      </w:pPr>
      <w:proofErr w:type="spellStart"/>
      <w:r w:rsidRPr="00A32706">
        <w:rPr>
          <w:sz w:val="22"/>
          <w:szCs w:val="22"/>
        </w:rPr>
        <w:t>Elberling</w:t>
      </w:r>
      <w:proofErr w:type="spellEnd"/>
      <w:r w:rsidRPr="00A32706">
        <w:rPr>
          <w:sz w:val="22"/>
          <w:szCs w:val="22"/>
        </w:rPr>
        <w:t xml:space="preserve">, B.B. </w:t>
      </w:r>
      <w:proofErr w:type="spellStart"/>
      <w:r w:rsidRPr="00A32706">
        <w:rPr>
          <w:sz w:val="22"/>
          <w:szCs w:val="22"/>
        </w:rPr>
        <w:t>Kovács</w:t>
      </w:r>
      <w:proofErr w:type="spellEnd"/>
      <w:r w:rsidRPr="00A32706">
        <w:rPr>
          <w:sz w:val="22"/>
          <w:szCs w:val="22"/>
        </w:rPr>
        <w:t xml:space="preserve">, G.M., Hansen, H.F.E., </w:t>
      </w:r>
      <w:proofErr w:type="spellStart"/>
      <w:r w:rsidRPr="00A32706">
        <w:rPr>
          <w:sz w:val="22"/>
          <w:szCs w:val="22"/>
        </w:rPr>
        <w:t>Fensholt</w:t>
      </w:r>
      <w:proofErr w:type="spellEnd"/>
      <w:r w:rsidRPr="00A32706">
        <w:rPr>
          <w:sz w:val="22"/>
          <w:szCs w:val="22"/>
        </w:rPr>
        <w:t xml:space="preserve">, R. </w:t>
      </w:r>
      <w:proofErr w:type="spellStart"/>
      <w:r w:rsidRPr="00A32706">
        <w:rPr>
          <w:sz w:val="22"/>
          <w:szCs w:val="22"/>
        </w:rPr>
        <w:t>Ambus</w:t>
      </w:r>
      <w:proofErr w:type="spellEnd"/>
      <w:r w:rsidRPr="00A32706">
        <w:rPr>
          <w:sz w:val="22"/>
          <w:szCs w:val="22"/>
        </w:rPr>
        <w:t xml:space="preserve">, P., Tong, X., </w:t>
      </w:r>
      <w:proofErr w:type="spellStart"/>
      <w:r w:rsidRPr="00A32706">
        <w:rPr>
          <w:sz w:val="22"/>
          <w:szCs w:val="22"/>
        </w:rPr>
        <w:t>Gominski</w:t>
      </w:r>
      <w:proofErr w:type="spellEnd"/>
      <w:r w:rsidRPr="00A32706">
        <w:rPr>
          <w:sz w:val="22"/>
          <w:szCs w:val="22"/>
        </w:rPr>
        <w:t xml:space="preserve">, D., Mueller, C.W., Poultney, D.M.N. and S. </w:t>
      </w:r>
      <w:proofErr w:type="spellStart"/>
      <w:r w:rsidRPr="00A32706">
        <w:rPr>
          <w:sz w:val="22"/>
          <w:szCs w:val="22"/>
        </w:rPr>
        <w:t>Oehmcke</w:t>
      </w:r>
      <w:proofErr w:type="spellEnd"/>
      <w:r w:rsidRPr="00A32706">
        <w:rPr>
          <w:sz w:val="22"/>
          <w:szCs w:val="22"/>
        </w:rPr>
        <w:t>. 2023. High nitrous oxide emissions from temporary flooded depressions within croplands. Communications Earth &amp; Environment, 4: 463. https://www.nature.com/articles/s43247-023-01095-8.</w:t>
      </w:r>
    </w:p>
    <w:p w14:paraId="045875F2" w14:textId="77777777" w:rsidR="001B252F" w:rsidRPr="00A32706" w:rsidRDefault="001B252F" w:rsidP="001B252F">
      <w:pPr>
        <w:ind w:left="720" w:hanging="720"/>
        <w:rPr>
          <w:sz w:val="22"/>
          <w:szCs w:val="22"/>
        </w:rPr>
      </w:pPr>
      <w:bookmarkStart w:id="219" w:name="_Hlk240546441"/>
      <w:proofErr w:type="spellStart"/>
      <w:r w:rsidRPr="00A32706">
        <w:rPr>
          <w:sz w:val="22"/>
          <w:szCs w:val="22"/>
        </w:rPr>
        <w:t>Feyerseisen</w:t>
      </w:r>
      <w:proofErr w:type="spellEnd"/>
      <w:r w:rsidRPr="00A32706">
        <w:rPr>
          <w:sz w:val="22"/>
          <w:szCs w:val="22"/>
        </w:rPr>
        <w:t>, G.W., Camargo, G.G.T., Baxter, R.E., Baker, J.M., and T.L. Richard. 2013. Cellulosic Biofuel Potential of a Winter Rye Double Crop across the U.S. Corn–Soybean Belt. Agronomy Journal, 105(3): 631-642. https://acsess.onlinelibrary.wiley.com/doi/abs/10.2134/agronj2012.0282</w:t>
      </w:r>
    </w:p>
    <w:bookmarkEnd w:id="219"/>
    <w:p w14:paraId="50B16B0D" w14:textId="77777777" w:rsidR="001B252F" w:rsidRPr="00A32706" w:rsidRDefault="001B252F" w:rsidP="001B252F">
      <w:pPr>
        <w:ind w:left="720" w:hanging="720"/>
        <w:rPr>
          <w:sz w:val="22"/>
          <w:szCs w:val="22"/>
          <w:highlight w:val="yellow"/>
        </w:rPr>
      </w:pPr>
      <w:r w:rsidRPr="00A32706">
        <w:rPr>
          <w:sz w:val="22"/>
          <w:szCs w:val="22"/>
          <w:highlight w:val="yellow"/>
        </w:rPr>
        <w:t xml:space="preserve">Fischer, J., </w:t>
      </w:r>
      <w:proofErr w:type="spellStart"/>
      <w:r w:rsidRPr="00A32706">
        <w:rPr>
          <w:sz w:val="22"/>
          <w:szCs w:val="22"/>
          <w:highlight w:val="yellow"/>
        </w:rPr>
        <w:t>Lindenmayer</w:t>
      </w:r>
      <w:proofErr w:type="spellEnd"/>
      <w:r w:rsidRPr="00A32706">
        <w:rPr>
          <w:sz w:val="22"/>
          <w:szCs w:val="22"/>
          <w:highlight w:val="yellow"/>
        </w:rPr>
        <w:t xml:space="preserve">, D.B. and </w:t>
      </w:r>
      <w:proofErr w:type="spellStart"/>
      <w:r w:rsidRPr="00A32706">
        <w:rPr>
          <w:sz w:val="22"/>
          <w:szCs w:val="22"/>
          <w:highlight w:val="yellow"/>
        </w:rPr>
        <w:t>Fazey</w:t>
      </w:r>
      <w:proofErr w:type="spellEnd"/>
      <w:r w:rsidRPr="00A32706">
        <w:rPr>
          <w:sz w:val="22"/>
          <w:szCs w:val="22"/>
          <w:highlight w:val="yellow"/>
        </w:rPr>
        <w:t>, I. 2004. Appreciating ecological complexity: habitat contours as a conceptual landscape model. Conservation Biology, 18, 1245–1253.</w:t>
      </w:r>
    </w:p>
    <w:p w14:paraId="4164BD05" w14:textId="77777777" w:rsidR="001B252F" w:rsidRPr="00A32706" w:rsidRDefault="001B252F" w:rsidP="001B252F">
      <w:pPr>
        <w:ind w:left="720" w:hanging="720"/>
        <w:rPr>
          <w:sz w:val="22"/>
          <w:szCs w:val="22"/>
          <w:highlight w:val="yellow"/>
        </w:rPr>
      </w:pPr>
      <w:r w:rsidRPr="00A32706">
        <w:rPr>
          <w:sz w:val="22"/>
          <w:szCs w:val="22"/>
          <w:highlight w:val="yellow"/>
        </w:rPr>
        <w:t xml:space="preserve">Fischer, J. </w:t>
      </w:r>
      <w:proofErr w:type="spellStart"/>
      <w:r w:rsidRPr="00A32706">
        <w:rPr>
          <w:sz w:val="22"/>
          <w:szCs w:val="22"/>
          <w:highlight w:val="yellow"/>
        </w:rPr>
        <w:t>Lindenmayer</w:t>
      </w:r>
      <w:proofErr w:type="spellEnd"/>
      <w:r w:rsidRPr="00A32706">
        <w:rPr>
          <w:sz w:val="22"/>
          <w:szCs w:val="22"/>
          <w:highlight w:val="yellow"/>
        </w:rPr>
        <w:t>, D.B. 2006. Beyond fragmentation: the continuum model for fauna research and conservation in human-modified landscapes. Oikos, 112, 473–480. https://doi.org/10.1111/j.0030-1299.2006.14148.x</w:t>
      </w:r>
    </w:p>
    <w:p w14:paraId="50B446DA" w14:textId="77777777" w:rsidR="001B252F" w:rsidRPr="00A32706" w:rsidRDefault="001B252F" w:rsidP="001B252F">
      <w:pPr>
        <w:ind w:left="720" w:hanging="720"/>
        <w:rPr>
          <w:sz w:val="22"/>
          <w:szCs w:val="22"/>
          <w:highlight w:val="yellow"/>
        </w:rPr>
      </w:pPr>
      <w:r w:rsidRPr="00A32706">
        <w:rPr>
          <w:sz w:val="22"/>
          <w:szCs w:val="22"/>
          <w:highlight w:val="yellow"/>
        </w:rPr>
        <w:t xml:space="preserve">Fischer, J., </w:t>
      </w:r>
      <w:proofErr w:type="spellStart"/>
      <w:r w:rsidRPr="00A32706">
        <w:rPr>
          <w:sz w:val="22"/>
          <w:szCs w:val="22"/>
          <w:highlight w:val="yellow"/>
        </w:rPr>
        <w:t>Lindenmayer</w:t>
      </w:r>
      <w:proofErr w:type="spellEnd"/>
      <w:r w:rsidRPr="00A32706">
        <w:rPr>
          <w:sz w:val="22"/>
          <w:szCs w:val="22"/>
          <w:highlight w:val="yellow"/>
        </w:rPr>
        <w:t>, D.B. &amp; Manning, A.D. 2006. Biodiversity, ecosystem function and resilience: ten guiding principles for commodity production landscapes. Frontiers in Ecology and the Environment, 4, 80–86.</w:t>
      </w:r>
    </w:p>
    <w:p w14:paraId="2F0EF176" w14:textId="77777777" w:rsidR="001B252F" w:rsidRPr="00A32706" w:rsidRDefault="001B252F" w:rsidP="001B252F">
      <w:pPr>
        <w:ind w:left="720" w:hanging="720"/>
        <w:rPr>
          <w:sz w:val="22"/>
          <w:szCs w:val="22"/>
        </w:rPr>
      </w:pPr>
      <w:r w:rsidRPr="00A32706">
        <w:rPr>
          <w:sz w:val="22"/>
          <w:szCs w:val="22"/>
          <w:highlight w:val="yellow"/>
        </w:rPr>
        <w:t xml:space="preserve">Fischer, J., </w:t>
      </w:r>
      <w:proofErr w:type="spellStart"/>
      <w:r w:rsidRPr="00A32706">
        <w:rPr>
          <w:sz w:val="22"/>
          <w:szCs w:val="22"/>
          <w:highlight w:val="yellow"/>
        </w:rPr>
        <w:t>Brosi</w:t>
      </w:r>
      <w:proofErr w:type="spellEnd"/>
      <w:r w:rsidRPr="00A32706">
        <w:rPr>
          <w:sz w:val="22"/>
          <w:szCs w:val="22"/>
          <w:highlight w:val="yellow"/>
        </w:rPr>
        <w:t xml:space="preserve">, B., Daily, G.C., Ehrlich, P.R., Goldman, R., Goldstein, J., </w:t>
      </w:r>
      <w:proofErr w:type="spellStart"/>
      <w:r w:rsidRPr="00A32706">
        <w:rPr>
          <w:sz w:val="22"/>
          <w:szCs w:val="22"/>
          <w:highlight w:val="yellow"/>
        </w:rPr>
        <w:t>Lindenmayer</w:t>
      </w:r>
      <w:proofErr w:type="spellEnd"/>
      <w:r w:rsidRPr="00A32706">
        <w:rPr>
          <w:sz w:val="22"/>
          <w:szCs w:val="22"/>
          <w:highlight w:val="yellow"/>
        </w:rPr>
        <w:t xml:space="preserve">, D.B., Manning, A.D., Mooney, H.A., </w:t>
      </w:r>
      <w:proofErr w:type="spellStart"/>
      <w:r w:rsidRPr="00A32706">
        <w:rPr>
          <w:sz w:val="22"/>
          <w:szCs w:val="22"/>
          <w:highlight w:val="yellow"/>
        </w:rPr>
        <w:t>Pejchar</w:t>
      </w:r>
      <w:proofErr w:type="spellEnd"/>
      <w:r w:rsidRPr="00A32706">
        <w:rPr>
          <w:sz w:val="22"/>
          <w:szCs w:val="22"/>
          <w:highlight w:val="yellow"/>
        </w:rPr>
        <w:t xml:space="preserve">, L, Ranganathan, J., and H. </w:t>
      </w:r>
      <w:proofErr w:type="spellStart"/>
      <w:r w:rsidRPr="00A32706">
        <w:rPr>
          <w:sz w:val="22"/>
          <w:szCs w:val="22"/>
          <w:highlight w:val="yellow"/>
        </w:rPr>
        <w:t>Tallis</w:t>
      </w:r>
      <w:proofErr w:type="spellEnd"/>
      <w:r w:rsidRPr="00A32706">
        <w:rPr>
          <w:sz w:val="22"/>
          <w:szCs w:val="22"/>
          <w:highlight w:val="yellow"/>
        </w:rPr>
        <w:t>. 2008. Should agricultural policies encourage land sparing or wildlife-friendly farming? Frontiers in Ecology and the Environment, 6(7): 380-385. https://doi.org/10.1890/070019.</w:t>
      </w:r>
    </w:p>
    <w:p w14:paraId="41D01C81" w14:textId="43418B7A" w:rsidR="007A1027" w:rsidRDefault="007A1027" w:rsidP="00715784">
      <w:pPr>
        <w:ind w:left="720" w:hanging="720"/>
        <w:rPr>
          <w:sz w:val="22"/>
          <w:szCs w:val="22"/>
        </w:rPr>
      </w:pPr>
      <w:bookmarkStart w:id="220" w:name="_Hlk240546580"/>
      <w:r w:rsidRPr="007A1027">
        <w:rPr>
          <w:sz w:val="22"/>
          <w:szCs w:val="22"/>
        </w:rPr>
        <w:t>Fischer, R</w:t>
      </w:r>
      <w:r>
        <w:rPr>
          <w:sz w:val="22"/>
          <w:szCs w:val="22"/>
        </w:rPr>
        <w:t>.</w:t>
      </w:r>
      <w:r w:rsidRPr="007A1027">
        <w:rPr>
          <w:sz w:val="22"/>
          <w:szCs w:val="22"/>
        </w:rPr>
        <w:t xml:space="preserve"> &amp; </w:t>
      </w:r>
      <w:proofErr w:type="spellStart"/>
      <w:r w:rsidRPr="007A1027">
        <w:rPr>
          <w:sz w:val="22"/>
          <w:szCs w:val="22"/>
        </w:rPr>
        <w:t>Fischenich</w:t>
      </w:r>
      <w:proofErr w:type="spellEnd"/>
      <w:r w:rsidRPr="007A1027">
        <w:rPr>
          <w:sz w:val="22"/>
          <w:szCs w:val="22"/>
        </w:rPr>
        <w:t>, C. (2000). Design Recommendations for Riparian Corridors and Vegetated Buffer Strips</w:t>
      </w:r>
      <w:r>
        <w:rPr>
          <w:sz w:val="22"/>
          <w:szCs w:val="22"/>
        </w:rPr>
        <w:t xml:space="preserve">, </w:t>
      </w:r>
      <w:r w:rsidRPr="007A1027">
        <w:rPr>
          <w:sz w:val="22"/>
          <w:szCs w:val="22"/>
        </w:rPr>
        <w:t>ERDC TN-EMRRP-SR-24</w:t>
      </w:r>
      <w:r>
        <w:rPr>
          <w:sz w:val="22"/>
          <w:szCs w:val="22"/>
        </w:rPr>
        <w:t>.</w:t>
      </w:r>
      <w:r w:rsidR="00715784">
        <w:rPr>
          <w:sz w:val="22"/>
          <w:szCs w:val="22"/>
        </w:rPr>
        <w:t xml:space="preserve"> </w:t>
      </w:r>
      <w:r w:rsidR="00715784" w:rsidRPr="00715784">
        <w:rPr>
          <w:sz w:val="22"/>
          <w:szCs w:val="22"/>
        </w:rPr>
        <w:t>US Army Engineer Research and Development Center, Environmental Laboratory, Vicksburg, MS</w:t>
      </w:r>
      <w:r w:rsidR="00715784">
        <w:rPr>
          <w:sz w:val="22"/>
          <w:szCs w:val="22"/>
        </w:rPr>
        <w:t>.</w:t>
      </w:r>
    </w:p>
    <w:p w14:paraId="6B5214A8" w14:textId="0BC28E0C" w:rsidR="001B252F" w:rsidRPr="00A32706" w:rsidRDefault="001B252F" w:rsidP="001B252F">
      <w:pPr>
        <w:ind w:left="720" w:hanging="720"/>
        <w:rPr>
          <w:sz w:val="22"/>
          <w:szCs w:val="22"/>
        </w:rPr>
      </w:pPr>
      <w:bookmarkStart w:id="221" w:name="_Hlk240546491"/>
      <w:bookmarkEnd w:id="220"/>
      <w:r w:rsidRPr="00A32706">
        <w:rPr>
          <w:sz w:val="22"/>
          <w:szCs w:val="22"/>
        </w:rPr>
        <w:t xml:space="preserve">Franklin, J.F., and D.B. </w:t>
      </w:r>
      <w:proofErr w:type="spellStart"/>
      <w:r w:rsidRPr="00A32706">
        <w:rPr>
          <w:sz w:val="22"/>
          <w:szCs w:val="22"/>
        </w:rPr>
        <w:t>Lindenmayer</w:t>
      </w:r>
      <w:proofErr w:type="spellEnd"/>
      <w:r w:rsidRPr="00A32706">
        <w:rPr>
          <w:sz w:val="22"/>
          <w:szCs w:val="22"/>
        </w:rPr>
        <w:t>. 2009. Importance of matrix habitats in maintaining biological diversity. PNAS, 106(2): 349-350. https://www.pnas.org/doi/epdf/10.1073/pnas.0812016105</w:t>
      </w:r>
    </w:p>
    <w:bookmarkEnd w:id="221"/>
    <w:p w14:paraId="46EF543C" w14:textId="77777777" w:rsidR="001B252F" w:rsidRPr="00A32706" w:rsidRDefault="001B252F" w:rsidP="001B252F">
      <w:pPr>
        <w:ind w:left="720" w:hanging="720"/>
        <w:rPr>
          <w:sz w:val="22"/>
          <w:szCs w:val="22"/>
        </w:rPr>
      </w:pPr>
      <w:r w:rsidRPr="00A32706">
        <w:rPr>
          <w:sz w:val="22"/>
          <w:szCs w:val="22"/>
        </w:rPr>
        <w:t xml:space="preserve">Galloway, J.N., </w:t>
      </w:r>
      <w:proofErr w:type="spellStart"/>
      <w:r w:rsidRPr="00A32706">
        <w:rPr>
          <w:sz w:val="22"/>
          <w:szCs w:val="22"/>
        </w:rPr>
        <w:t>Dentener</w:t>
      </w:r>
      <w:proofErr w:type="spellEnd"/>
      <w:r w:rsidRPr="00A32706">
        <w:rPr>
          <w:sz w:val="22"/>
          <w:szCs w:val="22"/>
        </w:rPr>
        <w:t xml:space="preserve">, F.J., Capone, D.G., Boyer, E.W., </w:t>
      </w:r>
      <w:proofErr w:type="spellStart"/>
      <w:r w:rsidRPr="00A32706">
        <w:rPr>
          <w:sz w:val="22"/>
          <w:szCs w:val="22"/>
        </w:rPr>
        <w:t>Howarth</w:t>
      </w:r>
      <w:proofErr w:type="spellEnd"/>
      <w:r w:rsidRPr="00A32706">
        <w:rPr>
          <w:sz w:val="22"/>
          <w:szCs w:val="22"/>
        </w:rPr>
        <w:t xml:space="preserve">, R.W., </w:t>
      </w:r>
      <w:proofErr w:type="spellStart"/>
      <w:r w:rsidRPr="00A32706">
        <w:rPr>
          <w:sz w:val="22"/>
          <w:szCs w:val="22"/>
        </w:rPr>
        <w:t>Seitzinger</w:t>
      </w:r>
      <w:proofErr w:type="spellEnd"/>
      <w:r w:rsidRPr="00A32706">
        <w:rPr>
          <w:sz w:val="22"/>
          <w:szCs w:val="22"/>
        </w:rPr>
        <w:t>, S.P., Asner, G.P., Cleveland, C., Green, P., Holland, E., Karl D.M., Michaels, A.F., Porter, J.H., Townsend, A., and Vorosmarty, C. 2004. Nitrogen cycles: past, present, and future. Biogeochemistry 70: 153-226.</w:t>
      </w:r>
    </w:p>
    <w:p w14:paraId="667F6E84" w14:textId="77777777" w:rsidR="001B252F" w:rsidRPr="00A32706" w:rsidRDefault="001B252F" w:rsidP="001B252F">
      <w:pPr>
        <w:ind w:left="720" w:hanging="720"/>
        <w:rPr>
          <w:sz w:val="22"/>
          <w:szCs w:val="22"/>
        </w:rPr>
      </w:pPr>
      <w:proofErr w:type="spellStart"/>
      <w:r w:rsidRPr="00A32706">
        <w:rPr>
          <w:sz w:val="22"/>
          <w:szCs w:val="22"/>
          <w:highlight w:val="yellow"/>
        </w:rPr>
        <w:t>Garms</w:t>
      </w:r>
      <w:proofErr w:type="spellEnd"/>
      <w:r w:rsidRPr="00A32706">
        <w:rPr>
          <w:sz w:val="22"/>
          <w:szCs w:val="22"/>
          <w:highlight w:val="yellow"/>
        </w:rPr>
        <w:t xml:space="preserve">, J., Lindquist, M., and K. </w:t>
      </w:r>
      <w:proofErr w:type="spellStart"/>
      <w:r w:rsidRPr="00A32706">
        <w:rPr>
          <w:sz w:val="22"/>
          <w:szCs w:val="22"/>
          <w:highlight w:val="yellow"/>
        </w:rPr>
        <w:t>Varland</w:t>
      </w:r>
      <w:proofErr w:type="spellEnd"/>
      <w:r w:rsidRPr="00A32706">
        <w:rPr>
          <w:sz w:val="22"/>
          <w:szCs w:val="22"/>
          <w:highlight w:val="yellow"/>
        </w:rPr>
        <w:t>. 2009. Prairie vegetation and energy production harvest plan for WMAs. A report to the Minnesota Legislature, Environment and Natural Resource Committees. Minnesota Session Laws 2008, Chapter 179, Section 7. Subdivision 14. https://files.dnr.state.mn.us/aboutdnr/reports/legislative/prairie_veg_wma.pdf</w:t>
      </w:r>
    </w:p>
    <w:p w14:paraId="41BFAD4C" w14:textId="77777777" w:rsidR="001B252F" w:rsidRPr="00A32706" w:rsidRDefault="001B252F" w:rsidP="001B252F">
      <w:pPr>
        <w:ind w:left="720" w:hanging="720"/>
        <w:rPr>
          <w:sz w:val="22"/>
          <w:szCs w:val="22"/>
        </w:rPr>
      </w:pPr>
      <w:r w:rsidRPr="00A32706">
        <w:rPr>
          <w:sz w:val="22"/>
          <w:szCs w:val="22"/>
        </w:rPr>
        <w:t xml:space="preserve">Gelfand, I., </w:t>
      </w:r>
      <w:proofErr w:type="spellStart"/>
      <w:r w:rsidRPr="00A32706">
        <w:rPr>
          <w:sz w:val="22"/>
          <w:szCs w:val="22"/>
        </w:rPr>
        <w:t>Sahajpal</w:t>
      </w:r>
      <w:proofErr w:type="spellEnd"/>
      <w:r w:rsidRPr="00A32706">
        <w:rPr>
          <w:sz w:val="22"/>
          <w:szCs w:val="22"/>
        </w:rPr>
        <w:t xml:space="preserve">, R., Zhang, X., </w:t>
      </w:r>
      <w:proofErr w:type="spellStart"/>
      <w:r w:rsidRPr="00A32706">
        <w:rPr>
          <w:sz w:val="22"/>
          <w:szCs w:val="22"/>
        </w:rPr>
        <w:t>Izaurralde</w:t>
      </w:r>
      <w:proofErr w:type="spellEnd"/>
      <w:r w:rsidRPr="00A32706">
        <w:rPr>
          <w:sz w:val="22"/>
          <w:szCs w:val="22"/>
        </w:rPr>
        <w:t xml:space="preserve">, R. C., Gross, K. L., &amp; Robertson, G. P. (2013). Sustainable bioenergy production from marginal lands in the US Midwest. </w:t>
      </w:r>
      <w:r w:rsidRPr="00A32706">
        <w:rPr>
          <w:i/>
          <w:iCs/>
          <w:sz w:val="22"/>
          <w:szCs w:val="22"/>
        </w:rPr>
        <w:t>Nature</w:t>
      </w:r>
      <w:r w:rsidRPr="00A32706">
        <w:rPr>
          <w:sz w:val="22"/>
          <w:szCs w:val="22"/>
        </w:rPr>
        <w:t xml:space="preserve">, </w:t>
      </w:r>
      <w:r w:rsidRPr="00A32706">
        <w:rPr>
          <w:i/>
          <w:iCs/>
          <w:sz w:val="22"/>
          <w:szCs w:val="22"/>
        </w:rPr>
        <w:t>493</w:t>
      </w:r>
      <w:r w:rsidRPr="00A32706">
        <w:rPr>
          <w:sz w:val="22"/>
          <w:szCs w:val="22"/>
        </w:rPr>
        <w:t>(7433), 514-517.</w:t>
      </w:r>
    </w:p>
    <w:p w14:paraId="7168134C" w14:textId="77777777" w:rsidR="001B252F" w:rsidRPr="00A32706" w:rsidRDefault="001B252F" w:rsidP="001B252F">
      <w:pPr>
        <w:ind w:left="720" w:hanging="720"/>
        <w:rPr>
          <w:sz w:val="22"/>
          <w:szCs w:val="22"/>
        </w:rPr>
      </w:pPr>
      <w:bookmarkStart w:id="222" w:name="_Hlk240546429"/>
      <w:r w:rsidRPr="00A32706">
        <w:rPr>
          <w:sz w:val="22"/>
          <w:szCs w:val="22"/>
        </w:rPr>
        <w:t xml:space="preserve">Giddens, E., Jackson, L. and K. </w:t>
      </w:r>
      <w:proofErr w:type="spellStart"/>
      <w:r w:rsidRPr="00A32706">
        <w:rPr>
          <w:sz w:val="22"/>
          <w:szCs w:val="22"/>
        </w:rPr>
        <w:t>Enshayan</w:t>
      </w:r>
      <w:proofErr w:type="spellEnd"/>
      <w:r w:rsidRPr="00A32706">
        <w:rPr>
          <w:sz w:val="22"/>
          <w:szCs w:val="22"/>
        </w:rPr>
        <w:t xml:space="preserve">. 2017. Linking nutrient reduction practices with biomass energy. Tallgrass Prairie Publications and Reports. 19. https://scholarworks.uni.edu/tpc_facpub/19 </w:t>
      </w:r>
    </w:p>
    <w:p w14:paraId="40B950E2" w14:textId="77777777" w:rsidR="001B252F" w:rsidRPr="00A32706" w:rsidRDefault="001B252F" w:rsidP="001B252F">
      <w:pPr>
        <w:ind w:left="720" w:hanging="720"/>
        <w:rPr>
          <w:sz w:val="22"/>
          <w:szCs w:val="22"/>
        </w:rPr>
      </w:pPr>
      <w:bookmarkStart w:id="223" w:name="_Hlk240546507"/>
      <w:bookmarkEnd w:id="222"/>
      <w:r w:rsidRPr="00A32706">
        <w:rPr>
          <w:sz w:val="22"/>
          <w:szCs w:val="22"/>
        </w:rPr>
        <w:t xml:space="preserve">Gilbert-Norton, L., Wilson, R., Stevens, J.R., and K.H. Beard. 2010. A Meta-analytic review of corridor effectiveness. Conservation Biology, 24(3): 660-668. </w:t>
      </w:r>
    </w:p>
    <w:bookmarkEnd w:id="223"/>
    <w:p w14:paraId="2060B4C3" w14:textId="77777777" w:rsidR="001B252F" w:rsidRPr="00A32706" w:rsidRDefault="001B252F" w:rsidP="001B252F">
      <w:pPr>
        <w:ind w:left="720" w:hanging="720"/>
        <w:rPr>
          <w:sz w:val="22"/>
          <w:szCs w:val="22"/>
        </w:rPr>
      </w:pPr>
      <w:proofErr w:type="spellStart"/>
      <w:r w:rsidRPr="00A32706">
        <w:rPr>
          <w:sz w:val="22"/>
          <w:szCs w:val="22"/>
        </w:rPr>
        <w:t>Gourevitch</w:t>
      </w:r>
      <w:proofErr w:type="spellEnd"/>
      <w:r w:rsidRPr="00A32706">
        <w:rPr>
          <w:sz w:val="22"/>
          <w:szCs w:val="22"/>
        </w:rPr>
        <w:t>, J.D., Keeler, B.L., and Ricketts, T.H. 2018. Determining socially optimal rates of nitrogen fertilizer application. Agricultural Ecosystem Environment 254: 292-299.</w:t>
      </w:r>
    </w:p>
    <w:p w14:paraId="39035B55" w14:textId="77777777" w:rsidR="001B252F" w:rsidRPr="00A32706" w:rsidRDefault="001B252F" w:rsidP="001B252F">
      <w:pPr>
        <w:ind w:left="720" w:hanging="720"/>
        <w:rPr>
          <w:sz w:val="22"/>
          <w:szCs w:val="22"/>
        </w:rPr>
      </w:pPr>
      <w:r w:rsidRPr="00A32706">
        <w:rPr>
          <w:sz w:val="22"/>
          <w:szCs w:val="22"/>
        </w:rPr>
        <w:lastRenderedPageBreak/>
        <w:t xml:space="preserve">Guttery, M.R., </w:t>
      </w:r>
      <w:proofErr w:type="spellStart"/>
      <w:r w:rsidRPr="00A32706">
        <w:rPr>
          <w:sz w:val="22"/>
          <w:szCs w:val="22"/>
        </w:rPr>
        <w:t>Ribic</w:t>
      </w:r>
      <w:proofErr w:type="spellEnd"/>
      <w:r w:rsidRPr="00A32706">
        <w:rPr>
          <w:sz w:val="22"/>
          <w:szCs w:val="22"/>
        </w:rPr>
        <w:t xml:space="preserve">, C.A., Sample, D.W., </w:t>
      </w:r>
      <w:proofErr w:type="spellStart"/>
      <w:r w:rsidRPr="00A32706">
        <w:rPr>
          <w:sz w:val="22"/>
          <w:szCs w:val="22"/>
        </w:rPr>
        <w:t>Paulios</w:t>
      </w:r>
      <w:proofErr w:type="spellEnd"/>
      <w:r w:rsidRPr="00A32706">
        <w:rPr>
          <w:sz w:val="22"/>
          <w:szCs w:val="22"/>
        </w:rPr>
        <w:t xml:space="preserve">, A., </w:t>
      </w:r>
      <w:proofErr w:type="spellStart"/>
      <w:r w:rsidRPr="00A32706">
        <w:rPr>
          <w:sz w:val="22"/>
          <w:szCs w:val="22"/>
        </w:rPr>
        <w:t>Trosen</w:t>
      </w:r>
      <w:proofErr w:type="spellEnd"/>
      <w:r w:rsidRPr="00A32706">
        <w:rPr>
          <w:sz w:val="22"/>
          <w:szCs w:val="22"/>
        </w:rPr>
        <w:t xml:space="preserve">, C., </w:t>
      </w:r>
      <w:proofErr w:type="spellStart"/>
      <w:r w:rsidRPr="00A32706">
        <w:rPr>
          <w:sz w:val="22"/>
          <w:szCs w:val="22"/>
        </w:rPr>
        <w:t>Dadisman</w:t>
      </w:r>
      <w:proofErr w:type="spellEnd"/>
      <w:r w:rsidRPr="00A32706">
        <w:rPr>
          <w:sz w:val="22"/>
          <w:szCs w:val="22"/>
        </w:rPr>
        <w:t>, J., Schneider, D., and J.A. Horton. 2017. Scale-specific habitat relationships influence patch occupancy: defining neighborhoods to optimize the effectiveness of landscape-scale grassland bird conservation. Landscape Ecology, 32: 515-529. https://link.springer.com/article/10.1007/s10980-016-0462-y.</w:t>
      </w:r>
    </w:p>
    <w:p w14:paraId="50D39216" w14:textId="77777777" w:rsidR="001B252F" w:rsidRPr="00A32706" w:rsidRDefault="001B252F" w:rsidP="001B252F">
      <w:pPr>
        <w:ind w:left="720" w:hanging="720"/>
        <w:rPr>
          <w:sz w:val="22"/>
          <w:szCs w:val="22"/>
        </w:rPr>
      </w:pPr>
      <w:r w:rsidRPr="00A32706">
        <w:rPr>
          <w:sz w:val="22"/>
          <w:szCs w:val="22"/>
          <w:highlight w:val="yellow"/>
        </w:rPr>
        <w:t xml:space="preserve">Hahn, R.W. and R.N. </w:t>
      </w:r>
      <w:proofErr w:type="spellStart"/>
      <w:r w:rsidRPr="00A32706">
        <w:rPr>
          <w:sz w:val="22"/>
          <w:szCs w:val="22"/>
          <w:highlight w:val="yellow"/>
        </w:rPr>
        <w:t>Stavins</w:t>
      </w:r>
      <w:proofErr w:type="spellEnd"/>
      <w:r w:rsidRPr="00A32706">
        <w:rPr>
          <w:sz w:val="22"/>
          <w:szCs w:val="22"/>
          <w:highlight w:val="yellow"/>
        </w:rPr>
        <w:t>. 1991. Incentive-based environmental regulation: A new era from an old idea? Ecology Law Quarterly, 18(1): 1-42.</w:t>
      </w:r>
      <w:r w:rsidRPr="00A32706">
        <w:rPr>
          <w:sz w:val="22"/>
          <w:szCs w:val="22"/>
        </w:rPr>
        <w:t xml:space="preserve"> </w:t>
      </w:r>
    </w:p>
    <w:p w14:paraId="5F983766" w14:textId="77777777" w:rsidR="001B252F" w:rsidRPr="00A32706" w:rsidRDefault="001B252F" w:rsidP="001B252F">
      <w:pPr>
        <w:ind w:left="720" w:hanging="720"/>
        <w:rPr>
          <w:sz w:val="22"/>
          <w:szCs w:val="22"/>
        </w:rPr>
      </w:pPr>
      <w:r w:rsidRPr="00A32706">
        <w:rPr>
          <w:sz w:val="22"/>
          <w:szCs w:val="22"/>
        </w:rPr>
        <w:t>He, T., Ding, W., Cheng, X., Cai, Y., Zhang, Y., Xia, H., ... &amp; Zhang, Q. (2024). Meta-analysis shows the impacts of ecological restoration on greenhouse gas emissions. Nature Communications, 15(1), 2668.</w:t>
      </w:r>
    </w:p>
    <w:p w14:paraId="6D9222FD" w14:textId="77777777" w:rsidR="001B252F" w:rsidRPr="00A32706" w:rsidRDefault="001B252F" w:rsidP="001B252F">
      <w:pPr>
        <w:ind w:left="720" w:hanging="720"/>
        <w:rPr>
          <w:sz w:val="22"/>
          <w:szCs w:val="22"/>
        </w:rPr>
      </w:pPr>
      <w:proofErr w:type="spellStart"/>
      <w:r w:rsidRPr="00A32706">
        <w:rPr>
          <w:sz w:val="22"/>
          <w:szCs w:val="22"/>
          <w:highlight w:val="yellow"/>
        </w:rPr>
        <w:t>Hellfield</w:t>
      </w:r>
      <w:proofErr w:type="spellEnd"/>
      <w:r w:rsidRPr="00A32706">
        <w:rPr>
          <w:sz w:val="22"/>
          <w:szCs w:val="22"/>
          <w:highlight w:val="yellow"/>
        </w:rPr>
        <w:t xml:space="preserve">, R., Hastings, A., Kam, J., Rowe, Clifton-Brow, J., </w:t>
      </w:r>
      <w:proofErr w:type="spellStart"/>
      <w:r w:rsidRPr="00A32706">
        <w:rPr>
          <w:sz w:val="22"/>
          <w:szCs w:val="22"/>
          <w:highlight w:val="yellow"/>
        </w:rPr>
        <w:t>Donnison</w:t>
      </w:r>
      <w:proofErr w:type="spellEnd"/>
      <w:r w:rsidRPr="00A32706">
        <w:rPr>
          <w:sz w:val="22"/>
          <w:szCs w:val="22"/>
          <w:highlight w:val="yellow"/>
        </w:rPr>
        <w:t>, I., and A. Shepherd. 2022. Expanding Miscanthus market in the UK: Growers in profile and experience, benefits and drawbacks of the bioenergy crop. GCB Bioenergy, 14: 1205-1218. https://onlinelibrary.wiley.com/doi/pdf/10.1111/gcbb.12997.</w:t>
      </w:r>
    </w:p>
    <w:p w14:paraId="1A552312" w14:textId="77777777" w:rsidR="001B252F" w:rsidRPr="00A32706" w:rsidRDefault="001B252F" w:rsidP="001B252F">
      <w:pPr>
        <w:ind w:left="720" w:hanging="720"/>
        <w:rPr>
          <w:sz w:val="22"/>
          <w:szCs w:val="22"/>
        </w:rPr>
      </w:pPr>
      <w:r w:rsidRPr="00A32706">
        <w:rPr>
          <w:sz w:val="22"/>
          <w:szCs w:val="22"/>
        </w:rPr>
        <w:t xml:space="preserve">ICCAC (Iowa Climate Change Advisory Council). 2008. Iowa Climate Change Advisory Council: Final Report. https://www.legis.iowa.gov/docs/publications/DF/9650.pdf. </w:t>
      </w:r>
    </w:p>
    <w:p w14:paraId="4F2F373D" w14:textId="77777777" w:rsidR="001B252F" w:rsidRPr="00A32706" w:rsidRDefault="001B252F" w:rsidP="001B252F">
      <w:pPr>
        <w:ind w:left="720" w:hanging="720"/>
        <w:rPr>
          <w:sz w:val="22"/>
          <w:szCs w:val="22"/>
        </w:rPr>
      </w:pPr>
      <w:r w:rsidRPr="00A32706">
        <w:rPr>
          <w:sz w:val="22"/>
          <w:szCs w:val="22"/>
        </w:rPr>
        <w:t xml:space="preserve">IDALS (Iowa Department of Agriculture and Land Stewardship), IDNR (Iowa Department of Natural Resources), and ISU CALS (Iowa State University College of Agriculture and Life Sciences). 2025. Iowa Nutrient Reduction Strategy: A science and technology-based framework to assess and reduce nutrients to Iowa waters and the Gulf of America. https://www.nutrientstrategy.iastate.edu/sites/default/files/documents/2025%20INRS%20Complete%20Feb%202025.pdf. </w:t>
      </w:r>
    </w:p>
    <w:p w14:paraId="616706DC" w14:textId="77777777" w:rsidR="001B252F" w:rsidRPr="00A32706" w:rsidRDefault="001B252F" w:rsidP="001B252F">
      <w:pPr>
        <w:ind w:left="720" w:hanging="720"/>
        <w:rPr>
          <w:sz w:val="22"/>
          <w:szCs w:val="22"/>
        </w:rPr>
      </w:pPr>
      <w:r w:rsidRPr="00A32706">
        <w:rPr>
          <w:sz w:val="22"/>
          <w:szCs w:val="22"/>
        </w:rPr>
        <w:t>IDNR (Iowa Department of Natural Resources). 2015. Iowa Wildlife Action Plan: Securing a future for fish and wildlife – A conservation legacy of Iowans. https://www.iowadnr.gov/media/1778/download?inline</w:t>
      </w:r>
    </w:p>
    <w:p w14:paraId="487F0EBF" w14:textId="77777777" w:rsidR="001B252F" w:rsidRPr="00A32706" w:rsidRDefault="001B252F" w:rsidP="001B252F">
      <w:pPr>
        <w:ind w:left="720" w:hanging="720"/>
        <w:rPr>
          <w:sz w:val="22"/>
          <w:szCs w:val="22"/>
        </w:rPr>
      </w:pPr>
      <w:proofErr w:type="spellStart"/>
      <w:r w:rsidRPr="00A32706">
        <w:rPr>
          <w:sz w:val="22"/>
          <w:szCs w:val="22"/>
          <w:highlight w:val="yellow"/>
        </w:rPr>
        <w:t>Jabłońska</w:t>
      </w:r>
      <w:proofErr w:type="spellEnd"/>
      <w:r w:rsidRPr="00A32706">
        <w:rPr>
          <w:sz w:val="22"/>
          <w:szCs w:val="22"/>
          <w:highlight w:val="yellow"/>
        </w:rPr>
        <w:t xml:space="preserve">, E., </w:t>
      </w:r>
      <w:proofErr w:type="spellStart"/>
      <w:r w:rsidRPr="00A32706">
        <w:rPr>
          <w:sz w:val="22"/>
          <w:szCs w:val="22"/>
          <w:highlight w:val="yellow"/>
        </w:rPr>
        <w:t>Winkowska</w:t>
      </w:r>
      <w:proofErr w:type="spellEnd"/>
      <w:r w:rsidRPr="00A32706">
        <w:rPr>
          <w:sz w:val="22"/>
          <w:szCs w:val="22"/>
          <w:highlight w:val="yellow"/>
        </w:rPr>
        <w:t xml:space="preserve">, M., </w:t>
      </w:r>
      <w:proofErr w:type="spellStart"/>
      <w:r w:rsidRPr="00A32706">
        <w:rPr>
          <w:sz w:val="22"/>
          <w:szCs w:val="22"/>
          <w:highlight w:val="yellow"/>
        </w:rPr>
        <w:t>Wiśniewska</w:t>
      </w:r>
      <w:proofErr w:type="spellEnd"/>
      <w:r w:rsidRPr="00A32706">
        <w:rPr>
          <w:sz w:val="22"/>
          <w:szCs w:val="22"/>
          <w:highlight w:val="yellow"/>
        </w:rPr>
        <w:t xml:space="preserve">, M., </w:t>
      </w:r>
      <w:proofErr w:type="spellStart"/>
      <w:r w:rsidRPr="00A32706">
        <w:rPr>
          <w:sz w:val="22"/>
          <w:szCs w:val="22"/>
          <w:highlight w:val="yellow"/>
        </w:rPr>
        <w:t>Geurts</w:t>
      </w:r>
      <w:proofErr w:type="spellEnd"/>
      <w:r w:rsidRPr="00A32706">
        <w:rPr>
          <w:sz w:val="22"/>
          <w:szCs w:val="22"/>
          <w:highlight w:val="yellow"/>
        </w:rPr>
        <w:t xml:space="preserve">, J., Zak, D., and W. </w:t>
      </w:r>
      <w:proofErr w:type="spellStart"/>
      <w:r w:rsidRPr="00A32706">
        <w:rPr>
          <w:sz w:val="22"/>
          <w:szCs w:val="22"/>
          <w:highlight w:val="yellow"/>
        </w:rPr>
        <w:t>Kotowski</w:t>
      </w:r>
      <w:proofErr w:type="spellEnd"/>
      <w:r w:rsidRPr="00A32706">
        <w:rPr>
          <w:sz w:val="22"/>
          <w:szCs w:val="22"/>
          <w:highlight w:val="yellow"/>
        </w:rPr>
        <w:t>. 2021. Impact of vegetation harvesting on nutrient removal and plant biomass quality in wetland and buffer zones. Wetland Ecosystems, 848: 3273-3289. https://link.springer.com/article/10.1007/s10750-020-04256-4.</w:t>
      </w:r>
    </w:p>
    <w:p w14:paraId="4D6593A5" w14:textId="77777777" w:rsidR="001B252F" w:rsidRPr="00A32706" w:rsidRDefault="001B252F" w:rsidP="001B252F">
      <w:pPr>
        <w:ind w:left="720" w:hanging="720"/>
        <w:rPr>
          <w:sz w:val="22"/>
          <w:szCs w:val="22"/>
        </w:rPr>
      </w:pPr>
      <w:r w:rsidRPr="00A32706">
        <w:rPr>
          <w:sz w:val="22"/>
          <w:szCs w:val="22"/>
          <w:highlight w:val="yellow"/>
        </w:rPr>
        <w:t xml:space="preserve">Jackson, J.J. and M.D. Montross. 2021. Case study of transportation benefits using GIS in distributed preprocessing of corn </w:t>
      </w:r>
      <w:proofErr w:type="spellStart"/>
      <w:r w:rsidRPr="00A32706">
        <w:rPr>
          <w:sz w:val="22"/>
          <w:szCs w:val="22"/>
          <w:highlight w:val="yellow"/>
        </w:rPr>
        <w:t>stover</w:t>
      </w:r>
      <w:proofErr w:type="spellEnd"/>
      <w:r w:rsidRPr="00A32706">
        <w:rPr>
          <w:sz w:val="22"/>
          <w:szCs w:val="22"/>
          <w:highlight w:val="yellow"/>
        </w:rPr>
        <w:t xml:space="preserve"> into crude biobutanol. Transactions of the ASABE 64(1): 161-175. https://doi.org/10.13031/trans.13896</w:t>
      </w:r>
    </w:p>
    <w:p w14:paraId="4CDE0E1D" w14:textId="77777777" w:rsidR="001B252F" w:rsidRPr="00A32706" w:rsidRDefault="001B252F" w:rsidP="001B252F">
      <w:pPr>
        <w:ind w:left="720" w:hanging="720"/>
        <w:rPr>
          <w:sz w:val="22"/>
          <w:szCs w:val="22"/>
        </w:rPr>
      </w:pPr>
      <w:r w:rsidRPr="00A32706">
        <w:rPr>
          <w:sz w:val="22"/>
          <w:szCs w:val="22"/>
        </w:rPr>
        <w:t xml:space="preserve">Jager, H. I., &amp; </w:t>
      </w:r>
      <w:proofErr w:type="spellStart"/>
      <w:r w:rsidRPr="00A32706">
        <w:rPr>
          <w:sz w:val="22"/>
          <w:szCs w:val="22"/>
        </w:rPr>
        <w:t>Kreig</w:t>
      </w:r>
      <w:proofErr w:type="spellEnd"/>
      <w:r w:rsidRPr="00A32706">
        <w:rPr>
          <w:sz w:val="22"/>
          <w:szCs w:val="22"/>
        </w:rPr>
        <w:t xml:space="preserve">, J. A. (2018). Designing landscapes for biomass production and wildlife. </w:t>
      </w:r>
      <w:r w:rsidRPr="00A32706">
        <w:rPr>
          <w:i/>
          <w:iCs/>
          <w:sz w:val="22"/>
          <w:szCs w:val="22"/>
        </w:rPr>
        <w:t>Global Ecology and Conservation</w:t>
      </w:r>
      <w:r w:rsidRPr="00A32706">
        <w:rPr>
          <w:sz w:val="22"/>
          <w:szCs w:val="22"/>
        </w:rPr>
        <w:t xml:space="preserve">, </w:t>
      </w:r>
      <w:r w:rsidRPr="00A32706">
        <w:rPr>
          <w:i/>
          <w:iCs/>
          <w:sz w:val="22"/>
          <w:szCs w:val="22"/>
        </w:rPr>
        <w:t>16</w:t>
      </w:r>
      <w:r w:rsidRPr="00A32706">
        <w:rPr>
          <w:sz w:val="22"/>
          <w:szCs w:val="22"/>
        </w:rPr>
        <w:t>, e00490.</w:t>
      </w:r>
    </w:p>
    <w:p w14:paraId="7DD03AF5" w14:textId="77777777" w:rsidR="001B252F" w:rsidRPr="00A32706" w:rsidRDefault="001B252F" w:rsidP="001B252F">
      <w:pPr>
        <w:ind w:left="720" w:hanging="720"/>
        <w:rPr>
          <w:color w:val="FF0000"/>
          <w:sz w:val="22"/>
          <w:szCs w:val="22"/>
        </w:rPr>
      </w:pPr>
      <w:r w:rsidRPr="00A32706">
        <w:rPr>
          <w:color w:val="FF0000"/>
          <w:sz w:val="22"/>
          <w:szCs w:val="22"/>
          <w:highlight w:val="yellow"/>
        </w:rPr>
        <w:t>Jo and Plastina: https://raff.missouri.edu/wp-content/uploads/2025/10/2025-10-2-Policy-Brief.pdf</w:t>
      </w:r>
    </w:p>
    <w:p w14:paraId="3872D3B2" w14:textId="77777777" w:rsidR="001B252F" w:rsidRPr="00A32706" w:rsidRDefault="001B252F" w:rsidP="001B252F">
      <w:pPr>
        <w:ind w:left="720" w:hanging="720"/>
        <w:rPr>
          <w:sz w:val="22"/>
          <w:szCs w:val="22"/>
        </w:rPr>
      </w:pPr>
      <w:r w:rsidRPr="00A32706">
        <w:rPr>
          <w:sz w:val="22"/>
          <w:szCs w:val="22"/>
        </w:rPr>
        <w:t xml:space="preserve">Johnson, G., Christianson, L., Christianson, R., Davis, M., Díaz-García, C., Groh, T., Isenhart, T., Kjaersgaard, J., Malone, R., Pease, L.A., and N. Rogovska. 2024. Effectiveness of saturated buffers on water pollutant reduction from agricultural drainage. Journal of Natural Resources and Agricultural Ecosystems, 1(1): 49-62. </w:t>
      </w:r>
      <w:hyperlink r:id="rId13" w:history="1">
        <w:r w:rsidRPr="00A32706">
          <w:rPr>
            <w:rStyle w:val="Hyperlink"/>
            <w:sz w:val="22"/>
            <w:szCs w:val="22"/>
          </w:rPr>
          <w:t>https://doi.org/10.13031/jnrae.15516</w:t>
        </w:r>
      </w:hyperlink>
      <w:r w:rsidRPr="00A32706">
        <w:rPr>
          <w:sz w:val="22"/>
          <w:szCs w:val="22"/>
        </w:rPr>
        <w:t>.</w:t>
      </w:r>
    </w:p>
    <w:p w14:paraId="283035E6" w14:textId="77777777" w:rsidR="001B252F" w:rsidRPr="00A32706" w:rsidRDefault="001B252F" w:rsidP="001B252F">
      <w:pPr>
        <w:ind w:left="720" w:hanging="720"/>
        <w:rPr>
          <w:sz w:val="22"/>
          <w:szCs w:val="22"/>
        </w:rPr>
      </w:pPr>
      <w:r w:rsidRPr="00A32706">
        <w:rPr>
          <w:sz w:val="22"/>
          <w:szCs w:val="22"/>
        </w:rPr>
        <w:t xml:space="preserve">Jones, C. S., Nielsen, J. K., Schilling, K. E., &amp; Weber, L. J. (2018). Iowa stream nitrate and the Gulf of Mexico. </w:t>
      </w:r>
      <w:proofErr w:type="spellStart"/>
      <w:r w:rsidRPr="00A32706">
        <w:rPr>
          <w:i/>
          <w:iCs/>
          <w:sz w:val="22"/>
          <w:szCs w:val="22"/>
        </w:rPr>
        <w:t>PloS</w:t>
      </w:r>
      <w:proofErr w:type="spellEnd"/>
      <w:r w:rsidRPr="00A32706">
        <w:rPr>
          <w:i/>
          <w:iCs/>
          <w:sz w:val="22"/>
          <w:szCs w:val="22"/>
        </w:rPr>
        <w:t xml:space="preserve"> one</w:t>
      </w:r>
      <w:r w:rsidRPr="00A32706">
        <w:rPr>
          <w:sz w:val="22"/>
          <w:szCs w:val="22"/>
        </w:rPr>
        <w:t xml:space="preserve">, </w:t>
      </w:r>
      <w:r w:rsidRPr="00A32706">
        <w:rPr>
          <w:i/>
          <w:iCs/>
          <w:sz w:val="22"/>
          <w:szCs w:val="22"/>
        </w:rPr>
        <w:t>13</w:t>
      </w:r>
      <w:r w:rsidRPr="00A32706">
        <w:rPr>
          <w:sz w:val="22"/>
          <w:szCs w:val="22"/>
        </w:rPr>
        <w:t>(4), e0195930.</w:t>
      </w:r>
    </w:p>
    <w:p w14:paraId="5C90710D" w14:textId="77777777" w:rsidR="001B252F" w:rsidRPr="00A32706" w:rsidRDefault="001B252F" w:rsidP="001B252F">
      <w:pPr>
        <w:ind w:left="720" w:hanging="720"/>
        <w:rPr>
          <w:sz w:val="22"/>
          <w:szCs w:val="22"/>
        </w:rPr>
      </w:pPr>
      <w:r w:rsidRPr="00A32706">
        <w:rPr>
          <w:sz w:val="22"/>
          <w:szCs w:val="22"/>
        </w:rPr>
        <w:t xml:space="preserve">Jones, R.R., </w:t>
      </w:r>
      <w:proofErr w:type="spellStart"/>
      <w:r w:rsidRPr="00A32706">
        <w:rPr>
          <w:sz w:val="22"/>
          <w:szCs w:val="22"/>
        </w:rPr>
        <w:t>Weyer</w:t>
      </w:r>
      <w:proofErr w:type="spellEnd"/>
      <w:r w:rsidRPr="00A32706">
        <w:rPr>
          <w:sz w:val="22"/>
          <w:szCs w:val="22"/>
        </w:rPr>
        <w:t xml:space="preserve">, P.J., </w:t>
      </w:r>
      <w:proofErr w:type="spellStart"/>
      <w:r w:rsidRPr="00A32706">
        <w:rPr>
          <w:sz w:val="22"/>
          <w:szCs w:val="22"/>
        </w:rPr>
        <w:t>DellaValle</w:t>
      </w:r>
      <w:proofErr w:type="spellEnd"/>
      <w:r w:rsidRPr="00A32706">
        <w:rPr>
          <w:sz w:val="22"/>
          <w:szCs w:val="22"/>
        </w:rPr>
        <w:t xml:space="preserve">, C.T., </w:t>
      </w:r>
      <w:proofErr w:type="spellStart"/>
      <w:r w:rsidRPr="00A32706">
        <w:rPr>
          <w:sz w:val="22"/>
          <w:szCs w:val="22"/>
        </w:rPr>
        <w:t>Robien</w:t>
      </w:r>
      <w:proofErr w:type="spellEnd"/>
      <w:r w:rsidRPr="00A32706">
        <w:rPr>
          <w:sz w:val="22"/>
          <w:szCs w:val="22"/>
        </w:rPr>
        <w:t>, K., Canto, K.P., Krasner, S., Beane Freeman, L.E., and M.H. Ward. 2017. Ingested nitrate, disinfection by-products, and kidney cancer risk in older women. Epidemiology, 28(5): 703-711. https://doi.org/10.1097/EDE.0000000000000647</w:t>
      </w:r>
    </w:p>
    <w:p w14:paraId="2C4DD7EA" w14:textId="77777777" w:rsidR="001B252F" w:rsidRPr="00A32706" w:rsidRDefault="001B252F" w:rsidP="001B252F">
      <w:pPr>
        <w:ind w:left="720" w:hanging="720"/>
        <w:rPr>
          <w:sz w:val="22"/>
          <w:szCs w:val="22"/>
        </w:rPr>
      </w:pPr>
      <w:proofErr w:type="spellStart"/>
      <w:r w:rsidRPr="00A32706">
        <w:rPr>
          <w:sz w:val="22"/>
          <w:szCs w:val="22"/>
          <w:highlight w:val="yellow"/>
        </w:rPr>
        <w:t>Jumaniyazov</w:t>
      </w:r>
      <w:proofErr w:type="spellEnd"/>
      <w:r w:rsidRPr="00A32706">
        <w:rPr>
          <w:sz w:val="22"/>
          <w:szCs w:val="22"/>
          <w:highlight w:val="yellow"/>
        </w:rPr>
        <w:t xml:space="preserve">, I., </w:t>
      </w:r>
      <w:proofErr w:type="spellStart"/>
      <w:r w:rsidRPr="00A32706">
        <w:rPr>
          <w:sz w:val="22"/>
          <w:szCs w:val="22"/>
          <w:highlight w:val="yellow"/>
        </w:rPr>
        <w:t>Juliev</w:t>
      </w:r>
      <w:proofErr w:type="spellEnd"/>
      <w:r w:rsidRPr="00A32706">
        <w:rPr>
          <w:sz w:val="22"/>
          <w:szCs w:val="22"/>
          <w:highlight w:val="yellow"/>
        </w:rPr>
        <w:t xml:space="preserve">, M., </w:t>
      </w:r>
      <w:proofErr w:type="spellStart"/>
      <w:r w:rsidRPr="00A32706">
        <w:rPr>
          <w:sz w:val="22"/>
          <w:szCs w:val="22"/>
          <w:highlight w:val="yellow"/>
        </w:rPr>
        <w:t>Reimov</w:t>
      </w:r>
      <w:proofErr w:type="spellEnd"/>
      <w:r w:rsidRPr="00A32706">
        <w:rPr>
          <w:sz w:val="22"/>
          <w:szCs w:val="22"/>
          <w:highlight w:val="yellow"/>
        </w:rPr>
        <w:t xml:space="preserve">, M., </w:t>
      </w:r>
      <w:proofErr w:type="spellStart"/>
      <w:r w:rsidRPr="00A32706">
        <w:rPr>
          <w:sz w:val="22"/>
          <w:szCs w:val="22"/>
          <w:highlight w:val="yellow"/>
        </w:rPr>
        <w:t>Orazbaev</w:t>
      </w:r>
      <w:proofErr w:type="spellEnd"/>
      <w:r w:rsidRPr="00A32706">
        <w:rPr>
          <w:sz w:val="22"/>
          <w:szCs w:val="22"/>
          <w:highlight w:val="yellow"/>
        </w:rPr>
        <w:t xml:space="preserve">, A., </w:t>
      </w:r>
      <w:proofErr w:type="spellStart"/>
      <w:r w:rsidRPr="00A32706">
        <w:rPr>
          <w:sz w:val="22"/>
          <w:szCs w:val="22"/>
          <w:highlight w:val="yellow"/>
        </w:rPr>
        <w:t>Reymov</w:t>
      </w:r>
      <w:proofErr w:type="spellEnd"/>
      <w:r w:rsidRPr="00A32706">
        <w:rPr>
          <w:sz w:val="22"/>
          <w:szCs w:val="22"/>
          <w:highlight w:val="yellow"/>
        </w:rPr>
        <w:t xml:space="preserve">, T., and K. </w:t>
      </w:r>
      <w:proofErr w:type="spellStart"/>
      <w:r w:rsidRPr="00A32706">
        <w:rPr>
          <w:sz w:val="22"/>
          <w:szCs w:val="22"/>
          <w:highlight w:val="yellow"/>
        </w:rPr>
        <w:t>Bekanov</w:t>
      </w:r>
      <w:proofErr w:type="spellEnd"/>
      <w:r w:rsidRPr="00A32706">
        <w:rPr>
          <w:sz w:val="22"/>
          <w:szCs w:val="22"/>
          <w:highlight w:val="yellow"/>
        </w:rPr>
        <w:t>. 2023. Marginal lands: a review of papers from the Scopus database published in English for the period of 1979-2022. Soil Science Annual, 74(2): 169657. https://www.soilsa.com/pdf-169657-96155?filename=96155.pdf.</w:t>
      </w:r>
    </w:p>
    <w:p w14:paraId="4160FDD4" w14:textId="77777777" w:rsidR="001B252F" w:rsidRPr="00A32706" w:rsidRDefault="001B252F" w:rsidP="001B252F">
      <w:pPr>
        <w:ind w:left="720" w:hanging="720"/>
        <w:rPr>
          <w:sz w:val="22"/>
          <w:szCs w:val="22"/>
        </w:rPr>
      </w:pPr>
      <w:r w:rsidRPr="00A32706">
        <w:rPr>
          <w:sz w:val="22"/>
          <w:szCs w:val="22"/>
          <w:highlight w:val="yellow"/>
        </w:rPr>
        <w:t xml:space="preserve">Kang, S., Post, W.M., Nichols, J.A., Wang, D., West, T.O., </w:t>
      </w:r>
      <w:proofErr w:type="spellStart"/>
      <w:r w:rsidRPr="00A32706">
        <w:rPr>
          <w:sz w:val="22"/>
          <w:szCs w:val="22"/>
          <w:highlight w:val="yellow"/>
        </w:rPr>
        <w:t>Bandaru</w:t>
      </w:r>
      <w:proofErr w:type="spellEnd"/>
      <w:r w:rsidRPr="00A32706">
        <w:rPr>
          <w:sz w:val="22"/>
          <w:szCs w:val="22"/>
          <w:highlight w:val="yellow"/>
        </w:rPr>
        <w:t xml:space="preserve">, V., R.C. </w:t>
      </w:r>
      <w:proofErr w:type="spellStart"/>
      <w:r w:rsidRPr="00A32706">
        <w:rPr>
          <w:sz w:val="22"/>
          <w:szCs w:val="22"/>
          <w:highlight w:val="yellow"/>
        </w:rPr>
        <w:t>Izaurralde</w:t>
      </w:r>
      <w:proofErr w:type="spellEnd"/>
      <w:r w:rsidRPr="00A32706">
        <w:rPr>
          <w:sz w:val="22"/>
          <w:szCs w:val="22"/>
          <w:highlight w:val="yellow"/>
        </w:rPr>
        <w:t>. 2013. Marginal lands: Concept, assessment and management. Journal of Agricultural Science, 5(5): 10.5539. https://platformduurzamebiobrandstoffen.nl/wp-content/uploads/2020/05/2013_Kang-et-al_Marginal-Lands-Concept-Assessment-and-Management.pdf</w:t>
      </w:r>
    </w:p>
    <w:p w14:paraId="40F69558" w14:textId="77777777" w:rsidR="001B252F" w:rsidRPr="00A32706" w:rsidRDefault="001B252F" w:rsidP="001B252F">
      <w:pPr>
        <w:ind w:left="720" w:hanging="720"/>
        <w:rPr>
          <w:sz w:val="22"/>
          <w:szCs w:val="22"/>
        </w:rPr>
      </w:pPr>
      <w:proofErr w:type="spellStart"/>
      <w:r w:rsidRPr="00A32706">
        <w:rPr>
          <w:sz w:val="22"/>
          <w:szCs w:val="22"/>
          <w:highlight w:val="yellow"/>
        </w:rPr>
        <w:lastRenderedPageBreak/>
        <w:t>Kantola</w:t>
      </w:r>
      <w:proofErr w:type="spellEnd"/>
      <w:r w:rsidRPr="00A32706">
        <w:rPr>
          <w:sz w:val="22"/>
          <w:szCs w:val="22"/>
          <w:highlight w:val="yellow"/>
        </w:rPr>
        <w:t>, I.B., Masters, M.D., Blanc-</w:t>
      </w:r>
      <w:proofErr w:type="spellStart"/>
      <w:r w:rsidRPr="00A32706">
        <w:rPr>
          <w:sz w:val="22"/>
          <w:szCs w:val="22"/>
          <w:highlight w:val="yellow"/>
        </w:rPr>
        <w:t>Betes</w:t>
      </w:r>
      <w:proofErr w:type="spellEnd"/>
      <w:r w:rsidRPr="00A32706">
        <w:rPr>
          <w:sz w:val="22"/>
          <w:szCs w:val="22"/>
          <w:highlight w:val="yellow"/>
        </w:rPr>
        <w:t xml:space="preserve">, E., Gomez-Casanovas, N., and E.H. </w:t>
      </w:r>
      <w:proofErr w:type="spellStart"/>
      <w:r w:rsidRPr="00A32706">
        <w:rPr>
          <w:sz w:val="22"/>
          <w:szCs w:val="22"/>
          <w:highlight w:val="yellow"/>
        </w:rPr>
        <w:t>DeLucia</w:t>
      </w:r>
      <w:proofErr w:type="spellEnd"/>
      <w:r w:rsidRPr="00A32706">
        <w:rPr>
          <w:sz w:val="22"/>
          <w:szCs w:val="22"/>
          <w:highlight w:val="yellow"/>
        </w:rPr>
        <w:t>. 2022. Long-term yields in annual and perennial bioenergy crops in the Midwestern United States. GCB-Bioenergy, 14: 694-706. https://onlinelibrary.wiley.com/doi/pdf/10.1111/gcbb.12940.</w:t>
      </w:r>
    </w:p>
    <w:p w14:paraId="08572F57" w14:textId="77777777" w:rsidR="00E907CB" w:rsidRPr="00E907CB" w:rsidRDefault="00E907CB" w:rsidP="00E907CB">
      <w:pPr>
        <w:pStyle w:val="CommentText"/>
        <w:ind w:left="720" w:hanging="720"/>
        <w:rPr>
          <w:sz w:val="22"/>
        </w:rPr>
      </w:pPr>
      <w:r w:rsidRPr="00E907CB">
        <w:rPr>
          <w:sz w:val="22"/>
        </w:rPr>
        <w:t xml:space="preserve">Kantar, M., </w:t>
      </w:r>
      <w:proofErr w:type="spellStart"/>
      <w:r w:rsidRPr="00E907CB">
        <w:rPr>
          <w:sz w:val="22"/>
        </w:rPr>
        <w:t>Sheaffer</w:t>
      </w:r>
      <w:proofErr w:type="spellEnd"/>
      <w:r w:rsidRPr="00E907CB">
        <w:rPr>
          <w:sz w:val="22"/>
        </w:rPr>
        <w:t xml:space="preserve">, C., Porter, P., Krueger, E., and Ochsner, T. E. 2011. Growth stage influences forage yield and quality of winter rye. Online. Forage and </w:t>
      </w:r>
      <w:proofErr w:type="spellStart"/>
      <w:r w:rsidRPr="00E907CB">
        <w:rPr>
          <w:sz w:val="22"/>
        </w:rPr>
        <w:t>Grazinglands</w:t>
      </w:r>
      <w:proofErr w:type="spellEnd"/>
      <w:r w:rsidRPr="00E907CB">
        <w:rPr>
          <w:sz w:val="22"/>
        </w:rPr>
        <w:t xml:space="preserve"> </w:t>
      </w:r>
      <w:proofErr w:type="spellStart"/>
      <w:r w:rsidRPr="00E907CB">
        <w:rPr>
          <w:sz w:val="22"/>
        </w:rPr>
        <w:t>doi</w:t>
      </w:r>
      <w:proofErr w:type="spellEnd"/>
      <w:r w:rsidRPr="00E907CB">
        <w:rPr>
          <w:sz w:val="22"/>
        </w:rPr>
        <w:t>: 10.1094/FG-2011-0126-01-RS.</w:t>
      </w:r>
    </w:p>
    <w:p w14:paraId="4ECC16F4" w14:textId="75F79628" w:rsidR="001B252F" w:rsidRPr="00A32706" w:rsidRDefault="001B252F" w:rsidP="001B252F">
      <w:pPr>
        <w:ind w:left="720" w:hanging="720"/>
        <w:rPr>
          <w:sz w:val="22"/>
          <w:szCs w:val="22"/>
        </w:rPr>
      </w:pPr>
      <w:r w:rsidRPr="00A32706">
        <w:rPr>
          <w:sz w:val="22"/>
          <w:szCs w:val="22"/>
        </w:rPr>
        <w:t xml:space="preserve">Keeler, L.B. and </w:t>
      </w:r>
      <w:proofErr w:type="spellStart"/>
      <w:r w:rsidRPr="00A32706">
        <w:rPr>
          <w:sz w:val="22"/>
          <w:szCs w:val="22"/>
        </w:rPr>
        <w:t>Polasky</w:t>
      </w:r>
      <w:proofErr w:type="spellEnd"/>
      <w:r w:rsidRPr="00A32706">
        <w:rPr>
          <w:sz w:val="22"/>
          <w:szCs w:val="22"/>
        </w:rPr>
        <w:t xml:space="preserve">, S. 2014. Land-use change and costs to rural households: a case study in groundwater nitrate contamination. Environmental Research Letters, 9(7): 074002. </w:t>
      </w:r>
    </w:p>
    <w:p w14:paraId="06995B25" w14:textId="77777777" w:rsidR="001B252F" w:rsidRPr="00A32706" w:rsidRDefault="001B252F" w:rsidP="001B252F">
      <w:pPr>
        <w:ind w:left="720" w:hanging="720"/>
        <w:rPr>
          <w:sz w:val="22"/>
          <w:szCs w:val="22"/>
        </w:rPr>
      </w:pPr>
      <w:r w:rsidRPr="00A32706">
        <w:rPr>
          <w:sz w:val="22"/>
          <w:szCs w:val="22"/>
        </w:rPr>
        <w:t xml:space="preserve">Kling, C. L., </w:t>
      </w:r>
      <w:proofErr w:type="spellStart"/>
      <w:r w:rsidRPr="00A32706">
        <w:rPr>
          <w:sz w:val="22"/>
          <w:szCs w:val="22"/>
        </w:rPr>
        <w:t>Polasky</w:t>
      </w:r>
      <w:proofErr w:type="spellEnd"/>
      <w:r w:rsidRPr="00A32706">
        <w:rPr>
          <w:sz w:val="22"/>
          <w:szCs w:val="22"/>
        </w:rPr>
        <w:t xml:space="preserve">, S., &amp; </w:t>
      </w:r>
      <w:proofErr w:type="spellStart"/>
      <w:r w:rsidRPr="00A32706">
        <w:rPr>
          <w:sz w:val="22"/>
          <w:szCs w:val="22"/>
        </w:rPr>
        <w:t>Segerson</w:t>
      </w:r>
      <w:proofErr w:type="spellEnd"/>
      <w:r w:rsidRPr="00A32706">
        <w:rPr>
          <w:sz w:val="22"/>
          <w:szCs w:val="22"/>
        </w:rPr>
        <w:t>, K. 2025. Changes in US environmental policy under the Trump Administration: An economic perspective1. Environmental and Resource Economics, 88(9), 2291-2317.</w:t>
      </w:r>
    </w:p>
    <w:p w14:paraId="444A5F60" w14:textId="77777777" w:rsidR="001B252F" w:rsidRPr="00A32706" w:rsidRDefault="001B252F" w:rsidP="001B252F">
      <w:pPr>
        <w:ind w:left="720" w:hanging="720"/>
        <w:rPr>
          <w:sz w:val="22"/>
          <w:szCs w:val="22"/>
        </w:rPr>
      </w:pPr>
      <w:proofErr w:type="spellStart"/>
      <w:r w:rsidRPr="00A32706">
        <w:rPr>
          <w:sz w:val="22"/>
          <w:szCs w:val="22"/>
        </w:rPr>
        <w:t>Kreig</w:t>
      </w:r>
      <w:proofErr w:type="spellEnd"/>
      <w:r w:rsidRPr="00A32706">
        <w:rPr>
          <w:sz w:val="22"/>
          <w:szCs w:val="22"/>
        </w:rPr>
        <w:t xml:space="preserve">, J. A., </w:t>
      </w:r>
      <w:proofErr w:type="spellStart"/>
      <w:r w:rsidRPr="00A32706">
        <w:rPr>
          <w:sz w:val="22"/>
          <w:szCs w:val="22"/>
        </w:rPr>
        <w:t>Ssegane</w:t>
      </w:r>
      <w:proofErr w:type="spellEnd"/>
      <w:r w:rsidRPr="00A32706">
        <w:rPr>
          <w:sz w:val="22"/>
          <w:szCs w:val="22"/>
        </w:rPr>
        <w:t xml:space="preserve">, H., </w:t>
      </w:r>
      <w:proofErr w:type="spellStart"/>
      <w:r w:rsidRPr="00A32706">
        <w:rPr>
          <w:sz w:val="22"/>
          <w:szCs w:val="22"/>
        </w:rPr>
        <w:t>Chaubey</w:t>
      </w:r>
      <w:proofErr w:type="spellEnd"/>
      <w:r w:rsidRPr="00A32706">
        <w:rPr>
          <w:sz w:val="22"/>
          <w:szCs w:val="22"/>
        </w:rPr>
        <w:t>, I., Negri, M. C., &amp; Jager, H. I. 2019. Designing bioenergy landscapes to protect water quality. Biomass and Bioenergy, 128, 105327.</w:t>
      </w:r>
    </w:p>
    <w:p w14:paraId="7439C3E8" w14:textId="77777777" w:rsidR="001B252F" w:rsidRPr="00A32706" w:rsidRDefault="001B252F" w:rsidP="001B252F">
      <w:pPr>
        <w:ind w:left="720" w:hanging="720"/>
        <w:rPr>
          <w:sz w:val="22"/>
          <w:szCs w:val="22"/>
        </w:rPr>
      </w:pPr>
      <w:proofErr w:type="spellStart"/>
      <w:r w:rsidRPr="00A32706">
        <w:rPr>
          <w:sz w:val="22"/>
          <w:szCs w:val="22"/>
          <w:highlight w:val="yellow"/>
        </w:rPr>
        <w:t>Kumarappan</w:t>
      </w:r>
      <w:proofErr w:type="spellEnd"/>
      <w:r w:rsidRPr="00A32706">
        <w:rPr>
          <w:sz w:val="22"/>
          <w:szCs w:val="22"/>
          <w:highlight w:val="yellow"/>
        </w:rPr>
        <w:t xml:space="preserve">, S. and S. Joshi. 2014. Biomass procurement. </w:t>
      </w:r>
      <w:proofErr w:type="spellStart"/>
      <w:r w:rsidRPr="00A32706">
        <w:rPr>
          <w:sz w:val="22"/>
          <w:szCs w:val="22"/>
          <w:highlight w:val="yellow"/>
        </w:rPr>
        <w:t>BioResources</w:t>
      </w:r>
      <w:proofErr w:type="spellEnd"/>
      <w:r w:rsidRPr="00A32706">
        <w:rPr>
          <w:sz w:val="22"/>
          <w:szCs w:val="22"/>
          <w:highlight w:val="yellow"/>
        </w:rPr>
        <w:t xml:space="preserve"> 9(2): 2069-2089.</w:t>
      </w:r>
      <w:r w:rsidRPr="00A32706">
        <w:rPr>
          <w:sz w:val="22"/>
          <w:szCs w:val="22"/>
        </w:rPr>
        <w:t xml:space="preserve">  </w:t>
      </w:r>
    </w:p>
    <w:p w14:paraId="671D99E8" w14:textId="77777777" w:rsidR="001B252F" w:rsidRPr="00A32706" w:rsidRDefault="001B252F" w:rsidP="001B252F">
      <w:pPr>
        <w:ind w:left="720" w:hanging="720"/>
        <w:rPr>
          <w:sz w:val="22"/>
          <w:szCs w:val="22"/>
        </w:rPr>
      </w:pPr>
      <w:r w:rsidRPr="00A32706">
        <w:rPr>
          <w:sz w:val="22"/>
          <w:szCs w:val="22"/>
          <w:highlight w:val="yellow"/>
        </w:rPr>
        <w:t xml:space="preserve">Launay, C., </w:t>
      </w:r>
      <w:proofErr w:type="spellStart"/>
      <w:r w:rsidRPr="00A32706">
        <w:rPr>
          <w:sz w:val="22"/>
          <w:szCs w:val="22"/>
          <w:highlight w:val="yellow"/>
        </w:rPr>
        <w:t>Houot</w:t>
      </w:r>
      <w:proofErr w:type="spellEnd"/>
      <w:r w:rsidRPr="00A32706">
        <w:rPr>
          <w:sz w:val="22"/>
          <w:szCs w:val="22"/>
          <w:highlight w:val="yellow"/>
        </w:rPr>
        <w:t xml:space="preserve">, S., Frédéric, S., </w:t>
      </w:r>
      <w:proofErr w:type="spellStart"/>
      <w:r w:rsidRPr="00A32706">
        <w:rPr>
          <w:sz w:val="22"/>
          <w:szCs w:val="22"/>
          <w:highlight w:val="yellow"/>
        </w:rPr>
        <w:t>Girault</w:t>
      </w:r>
      <w:proofErr w:type="spellEnd"/>
      <w:r w:rsidRPr="00A32706">
        <w:rPr>
          <w:sz w:val="22"/>
          <w:szCs w:val="22"/>
          <w:highlight w:val="yellow"/>
        </w:rPr>
        <w:t xml:space="preserve">, R., </w:t>
      </w:r>
      <w:proofErr w:type="spellStart"/>
      <w:r w:rsidRPr="00A32706">
        <w:rPr>
          <w:sz w:val="22"/>
          <w:szCs w:val="22"/>
          <w:highlight w:val="yellow"/>
        </w:rPr>
        <w:t>Levavasseur</w:t>
      </w:r>
      <w:proofErr w:type="spellEnd"/>
      <w:r w:rsidRPr="00A32706">
        <w:rPr>
          <w:sz w:val="22"/>
          <w:szCs w:val="22"/>
          <w:highlight w:val="yellow"/>
        </w:rPr>
        <w:t xml:space="preserve">, F., </w:t>
      </w:r>
      <w:proofErr w:type="spellStart"/>
      <w:r w:rsidRPr="00A32706">
        <w:rPr>
          <w:sz w:val="22"/>
          <w:szCs w:val="22"/>
          <w:highlight w:val="yellow"/>
        </w:rPr>
        <w:t>Marsac</w:t>
      </w:r>
      <w:proofErr w:type="spellEnd"/>
      <w:r w:rsidRPr="00A32706">
        <w:rPr>
          <w:sz w:val="22"/>
          <w:szCs w:val="22"/>
          <w:highlight w:val="yellow"/>
        </w:rPr>
        <w:t>, S., &amp; Constantin, J. (2022). Incorporating energy cover crops for biogas production into agricultural systems: benefits and environmental impacts. A review: Incorporating energy cover crops for biogas production into agricultural systems: benefits and environmental impacts. A review. Agronomy for Sustainable Development, 42(4), 57.</w:t>
      </w:r>
    </w:p>
    <w:p w14:paraId="75A6586E" w14:textId="77777777" w:rsidR="001B252F" w:rsidRPr="00A32706" w:rsidRDefault="001B252F" w:rsidP="001B252F">
      <w:pPr>
        <w:ind w:left="720" w:hanging="720"/>
        <w:rPr>
          <w:sz w:val="22"/>
          <w:szCs w:val="22"/>
        </w:rPr>
      </w:pPr>
      <w:r w:rsidRPr="00A32706">
        <w:rPr>
          <w:sz w:val="22"/>
          <w:szCs w:val="22"/>
        </w:rPr>
        <w:t xml:space="preserve">Lenhart, C, Gordon, B, Peterson, J, </w:t>
      </w:r>
      <w:proofErr w:type="spellStart"/>
      <w:r w:rsidRPr="00A32706">
        <w:rPr>
          <w:sz w:val="22"/>
          <w:szCs w:val="22"/>
        </w:rPr>
        <w:t>Eshenaur</w:t>
      </w:r>
      <w:proofErr w:type="spellEnd"/>
      <w:r w:rsidRPr="00A32706">
        <w:rPr>
          <w:sz w:val="22"/>
          <w:szCs w:val="22"/>
        </w:rPr>
        <w:t xml:space="preserve">, W, Gifford, L, Wilson, B, Stamper, J, </w:t>
      </w:r>
      <w:proofErr w:type="spellStart"/>
      <w:r w:rsidRPr="00A32706">
        <w:rPr>
          <w:sz w:val="22"/>
          <w:szCs w:val="22"/>
        </w:rPr>
        <w:t>Krider</w:t>
      </w:r>
      <w:proofErr w:type="spellEnd"/>
      <w:r w:rsidRPr="00A32706">
        <w:rPr>
          <w:sz w:val="22"/>
          <w:szCs w:val="22"/>
        </w:rPr>
        <w:t xml:space="preserve">, L .and </w:t>
      </w:r>
      <w:proofErr w:type="spellStart"/>
      <w:r w:rsidRPr="00A32706">
        <w:rPr>
          <w:sz w:val="22"/>
          <w:szCs w:val="22"/>
        </w:rPr>
        <w:t>Utt</w:t>
      </w:r>
      <w:proofErr w:type="spellEnd"/>
      <w:r w:rsidRPr="00A32706">
        <w:rPr>
          <w:sz w:val="22"/>
          <w:szCs w:val="22"/>
        </w:rPr>
        <w:t>, N. 2017. Agricultural BMP Handbook for Minnesota, 2nd Edition. St. Paul, MN: Minnesota Department of Agriculture. https://wrl.mnpals.net/islandora/object/WRLrepository%3A2955.</w:t>
      </w:r>
    </w:p>
    <w:p w14:paraId="099B7D88" w14:textId="77777777" w:rsidR="001B252F" w:rsidRPr="00A32706" w:rsidRDefault="001B252F" w:rsidP="001B252F">
      <w:pPr>
        <w:ind w:left="720" w:hanging="720"/>
        <w:rPr>
          <w:sz w:val="22"/>
          <w:szCs w:val="22"/>
        </w:rPr>
      </w:pPr>
      <w:r w:rsidRPr="00A32706">
        <w:rPr>
          <w:sz w:val="22"/>
          <w:szCs w:val="22"/>
        </w:rPr>
        <w:t xml:space="preserve">Liu, Y., Liu, J., Yang, W., &amp; </w:t>
      </w:r>
      <w:proofErr w:type="spellStart"/>
      <w:r w:rsidRPr="00A32706">
        <w:rPr>
          <w:sz w:val="22"/>
          <w:szCs w:val="22"/>
        </w:rPr>
        <w:t>Yerubandi</w:t>
      </w:r>
      <w:proofErr w:type="spellEnd"/>
      <w:r w:rsidRPr="00A32706">
        <w:rPr>
          <w:sz w:val="22"/>
          <w:szCs w:val="22"/>
        </w:rPr>
        <w:t xml:space="preserve">, R. (2026). GIS-enabled agricultural BMP planning, assessment, and decision support for watershed water-quality management: review and prospects. </w:t>
      </w:r>
      <w:r w:rsidRPr="00A32706">
        <w:rPr>
          <w:i/>
          <w:iCs/>
          <w:sz w:val="22"/>
          <w:szCs w:val="22"/>
        </w:rPr>
        <w:t>Information Geography</w:t>
      </w:r>
      <w:r w:rsidRPr="00A32706">
        <w:rPr>
          <w:sz w:val="22"/>
          <w:szCs w:val="22"/>
        </w:rPr>
        <w:t>, 100046.</w:t>
      </w:r>
    </w:p>
    <w:p w14:paraId="2D2B90C4" w14:textId="77777777" w:rsidR="001B252F" w:rsidRPr="00A32706" w:rsidRDefault="001B252F" w:rsidP="001B252F">
      <w:pPr>
        <w:ind w:left="720" w:hanging="720"/>
        <w:rPr>
          <w:sz w:val="22"/>
          <w:szCs w:val="22"/>
        </w:rPr>
      </w:pPr>
      <w:proofErr w:type="spellStart"/>
      <w:r w:rsidRPr="00A32706">
        <w:rPr>
          <w:sz w:val="22"/>
          <w:szCs w:val="22"/>
        </w:rPr>
        <w:t>Lohani</w:t>
      </w:r>
      <w:proofErr w:type="spellEnd"/>
      <w:r w:rsidRPr="00A32706">
        <w:rPr>
          <w:sz w:val="22"/>
          <w:szCs w:val="22"/>
        </w:rPr>
        <w:t xml:space="preserve">, S., </w:t>
      </w:r>
      <w:proofErr w:type="spellStart"/>
      <w:r w:rsidRPr="00A32706">
        <w:rPr>
          <w:sz w:val="22"/>
          <w:szCs w:val="22"/>
        </w:rPr>
        <w:t>Baffaut</w:t>
      </w:r>
      <w:proofErr w:type="spellEnd"/>
      <w:r w:rsidRPr="00A32706">
        <w:rPr>
          <w:sz w:val="22"/>
          <w:szCs w:val="22"/>
        </w:rPr>
        <w:t xml:space="preserve">, C., Thompson, A.L., Aryal, N.,  </w:t>
      </w:r>
      <w:proofErr w:type="spellStart"/>
      <w:r w:rsidRPr="00A32706">
        <w:rPr>
          <w:sz w:val="22"/>
          <w:szCs w:val="22"/>
        </w:rPr>
        <w:t>Bingner</w:t>
      </w:r>
      <w:proofErr w:type="spellEnd"/>
      <w:r w:rsidRPr="00A32706">
        <w:rPr>
          <w:sz w:val="22"/>
          <w:szCs w:val="22"/>
        </w:rPr>
        <w:t xml:space="preserve">, R.L., </w:t>
      </w:r>
      <w:proofErr w:type="spellStart"/>
      <w:r w:rsidRPr="00A32706">
        <w:rPr>
          <w:sz w:val="22"/>
          <w:szCs w:val="22"/>
        </w:rPr>
        <w:t>Bjorneberg</w:t>
      </w:r>
      <w:proofErr w:type="spellEnd"/>
      <w:r w:rsidRPr="00A32706">
        <w:rPr>
          <w:sz w:val="22"/>
          <w:szCs w:val="22"/>
        </w:rPr>
        <w:t xml:space="preserve">, D.L., Bosch, D.D., Bryant, R.B, Buda, A., Dabney, S.M., Davis, A.R., </w:t>
      </w:r>
      <w:proofErr w:type="spellStart"/>
      <w:r w:rsidRPr="00A32706">
        <w:rPr>
          <w:sz w:val="22"/>
          <w:szCs w:val="22"/>
        </w:rPr>
        <w:t>Duriancik</w:t>
      </w:r>
      <w:proofErr w:type="spellEnd"/>
      <w:r w:rsidRPr="00A32706">
        <w:rPr>
          <w:sz w:val="22"/>
          <w:szCs w:val="22"/>
        </w:rPr>
        <w:t xml:space="preserve">, L.F., James, D.E., King, K.W., Kleinman, P.J.A., Locke, M., McCarty, G.W. , Pease, L.A., Reba, M.L., Smith, D.R, Tomer, M.D.,  </w:t>
      </w:r>
      <w:proofErr w:type="spellStart"/>
      <w:r w:rsidRPr="00A32706">
        <w:rPr>
          <w:sz w:val="22"/>
          <w:szCs w:val="22"/>
        </w:rPr>
        <w:t>Veith</w:t>
      </w:r>
      <w:proofErr w:type="spellEnd"/>
      <w:r w:rsidRPr="00A32706">
        <w:rPr>
          <w:sz w:val="22"/>
          <w:szCs w:val="22"/>
        </w:rPr>
        <w:t xml:space="preserve">,  T.L., Williams, M.R. and L.M.W. </w:t>
      </w:r>
      <w:proofErr w:type="spellStart"/>
      <w:r w:rsidRPr="00A32706">
        <w:rPr>
          <w:sz w:val="22"/>
          <w:szCs w:val="22"/>
        </w:rPr>
        <w:t>Yasarer</w:t>
      </w:r>
      <w:proofErr w:type="spellEnd"/>
      <w:r w:rsidRPr="00A32706">
        <w:rPr>
          <w:sz w:val="22"/>
          <w:szCs w:val="22"/>
        </w:rPr>
        <w:t>. 2020. Performance of the Soil Vulnerability Index with respect to slope, digital elevation model resolution, and hydrologic soil group. Journal of Soil and Water Conservation, 75:1, 12-27, DOI: 10.2489/jswc.75.1.12</w:t>
      </w:r>
    </w:p>
    <w:p w14:paraId="7B5D782E" w14:textId="77777777" w:rsidR="001B252F" w:rsidRPr="00A32706" w:rsidRDefault="001B252F" w:rsidP="001B252F">
      <w:pPr>
        <w:ind w:left="720" w:hanging="720"/>
        <w:rPr>
          <w:sz w:val="22"/>
          <w:szCs w:val="22"/>
        </w:rPr>
      </w:pPr>
      <w:r w:rsidRPr="00A32706">
        <w:rPr>
          <w:sz w:val="22"/>
          <w:szCs w:val="22"/>
          <w:highlight w:val="yellow"/>
        </w:rPr>
        <w:t xml:space="preserve">Lu, J., Ranjan, P., </w:t>
      </w:r>
      <w:proofErr w:type="spellStart"/>
      <w:r w:rsidRPr="00A32706">
        <w:rPr>
          <w:sz w:val="22"/>
          <w:szCs w:val="22"/>
          <w:highlight w:val="yellow"/>
        </w:rPr>
        <w:t>Floress</w:t>
      </w:r>
      <w:proofErr w:type="spellEnd"/>
      <w:r w:rsidRPr="00A32706">
        <w:rPr>
          <w:sz w:val="22"/>
          <w:szCs w:val="22"/>
          <w:highlight w:val="yellow"/>
        </w:rPr>
        <w:t xml:space="preserve">, K., Arbuckle, J. G., Church, S. P., </w:t>
      </w:r>
      <w:proofErr w:type="spellStart"/>
      <w:r w:rsidRPr="00A32706">
        <w:rPr>
          <w:sz w:val="22"/>
          <w:szCs w:val="22"/>
          <w:highlight w:val="yellow"/>
        </w:rPr>
        <w:t>Eanes</w:t>
      </w:r>
      <w:proofErr w:type="spellEnd"/>
      <w:r w:rsidRPr="00A32706">
        <w:rPr>
          <w:sz w:val="22"/>
          <w:szCs w:val="22"/>
          <w:highlight w:val="yellow"/>
        </w:rPr>
        <w:t>, F. R., ... &amp; Prokopy, L. S. (2022). A meta-analysis of agricultural conservation intentions, behaviors, and practices: Insights from 35 years of quantitative literature in the United States. Journal of Environmental Management, 323, 116240.</w:t>
      </w:r>
    </w:p>
    <w:p w14:paraId="4BD879C4" w14:textId="77777777" w:rsidR="001B252F" w:rsidRPr="00A32706" w:rsidRDefault="001B252F" w:rsidP="001B252F">
      <w:pPr>
        <w:ind w:left="720" w:hanging="720"/>
        <w:rPr>
          <w:sz w:val="22"/>
          <w:szCs w:val="22"/>
        </w:rPr>
      </w:pPr>
      <w:r w:rsidRPr="00A32706">
        <w:rPr>
          <w:sz w:val="22"/>
          <w:szCs w:val="22"/>
        </w:rPr>
        <w:t xml:space="preserve">Luquin, E., </w:t>
      </w:r>
      <w:proofErr w:type="spellStart"/>
      <w:r w:rsidRPr="00A32706">
        <w:rPr>
          <w:sz w:val="22"/>
          <w:szCs w:val="22"/>
        </w:rPr>
        <w:t>Ferrie</w:t>
      </w:r>
      <w:proofErr w:type="spellEnd"/>
      <w:r w:rsidRPr="00A32706">
        <w:rPr>
          <w:sz w:val="22"/>
          <w:szCs w:val="22"/>
        </w:rPr>
        <w:t xml:space="preserve">, C., Gelder, B., Herzmann, D., Zimmerman, E., James, D., Cruse, R. and T. Isenhart. 2024. Estimating erosion vulnerability within agricultural fields by downscaling the Daily Erosion Project (DEP): The </w:t>
      </w:r>
      <w:proofErr w:type="spellStart"/>
      <w:r w:rsidRPr="00A32706">
        <w:rPr>
          <w:sz w:val="22"/>
          <w:szCs w:val="22"/>
        </w:rPr>
        <w:t>OFEtool</w:t>
      </w:r>
      <w:proofErr w:type="spellEnd"/>
      <w:r w:rsidRPr="00A32706">
        <w:rPr>
          <w:sz w:val="22"/>
          <w:szCs w:val="22"/>
        </w:rPr>
        <w:t>. Earth Surface Processes Landforms, 49: 4444-4454. https://doi.org/10.1002/esp.5978.</w:t>
      </w:r>
    </w:p>
    <w:p w14:paraId="4AC43430" w14:textId="77777777" w:rsidR="001B252F" w:rsidRPr="00A32706" w:rsidRDefault="001B252F" w:rsidP="001B252F">
      <w:pPr>
        <w:ind w:left="720" w:hanging="720"/>
        <w:rPr>
          <w:sz w:val="22"/>
          <w:szCs w:val="22"/>
        </w:rPr>
      </w:pPr>
      <w:r w:rsidRPr="00A32706">
        <w:rPr>
          <w:sz w:val="22"/>
          <w:szCs w:val="22"/>
          <w:highlight w:val="yellow"/>
        </w:rPr>
        <w:t>Majeed, F., Khanna, M., Miao, R., Blanc‐</w:t>
      </w:r>
      <w:proofErr w:type="spellStart"/>
      <w:r w:rsidRPr="00A32706">
        <w:rPr>
          <w:sz w:val="22"/>
          <w:szCs w:val="22"/>
          <w:highlight w:val="yellow"/>
        </w:rPr>
        <w:t>Betes</w:t>
      </w:r>
      <w:proofErr w:type="spellEnd"/>
      <w:r w:rsidRPr="00A32706">
        <w:rPr>
          <w:sz w:val="22"/>
          <w:szCs w:val="22"/>
          <w:highlight w:val="yellow"/>
        </w:rPr>
        <w:t xml:space="preserve">, E., </w:t>
      </w:r>
      <w:proofErr w:type="spellStart"/>
      <w:r w:rsidRPr="00A32706">
        <w:rPr>
          <w:sz w:val="22"/>
          <w:szCs w:val="22"/>
          <w:highlight w:val="yellow"/>
        </w:rPr>
        <w:t>Hudiburg</w:t>
      </w:r>
      <w:proofErr w:type="spellEnd"/>
      <w:r w:rsidRPr="00A32706">
        <w:rPr>
          <w:sz w:val="22"/>
          <w:szCs w:val="22"/>
          <w:highlight w:val="yellow"/>
        </w:rPr>
        <w:t xml:space="preserve">, T., &amp; </w:t>
      </w:r>
      <w:proofErr w:type="spellStart"/>
      <w:r w:rsidRPr="00A32706">
        <w:rPr>
          <w:sz w:val="22"/>
          <w:szCs w:val="22"/>
          <w:highlight w:val="yellow"/>
        </w:rPr>
        <w:t>DeLucia</w:t>
      </w:r>
      <w:proofErr w:type="spellEnd"/>
      <w:r w:rsidRPr="00A32706">
        <w:rPr>
          <w:sz w:val="22"/>
          <w:szCs w:val="22"/>
          <w:highlight w:val="yellow"/>
        </w:rPr>
        <w:t>, E. (2023). Carbon mitigation payments can reduce the riskiness of bioenergy crop production. Journal of the Agricultural and Applied Economics Association, 2(2), 181-197.</w:t>
      </w:r>
    </w:p>
    <w:p w14:paraId="6412E310" w14:textId="77777777" w:rsidR="001B252F" w:rsidRPr="00A32706" w:rsidRDefault="001B252F" w:rsidP="001B252F">
      <w:pPr>
        <w:ind w:left="720" w:hanging="720"/>
        <w:rPr>
          <w:sz w:val="22"/>
          <w:szCs w:val="22"/>
        </w:rPr>
      </w:pPr>
      <w:bookmarkStart w:id="224" w:name="_Hlk240546469"/>
      <w:r w:rsidRPr="00A32706">
        <w:rPr>
          <w:sz w:val="22"/>
          <w:szCs w:val="22"/>
        </w:rPr>
        <w:t xml:space="preserve">Malone, R.W., Radke, A., Herbstritt, S., Wu, H., Qi, Z., Emmett, B.D., Helmers, M.J., </w:t>
      </w:r>
      <w:proofErr w:type="spellStart"/>
      <w:r w:rsidRPr="00A32706">
        <w:rPr>
          <w:sz w:val="22"/>
          <w:szCs w:val="22"/>
        </w:rPr>
        <w:t>Shulte</w:t>
      </w:r>
      <w:proofErr w:type="spellEnd"/>
      <w:r w:rsidRPr="00A32706">
        <w:rPr>
          <w:sz w:val="22"/>
          <w:szCs w:val="22"/>
        </w:rPr>
        <w:t xml:space="preserve">, L.A., </w:t>
      </w:r>
      <w:proofErr w:type="spellStart"/>
      <w:r w:rsidRPr="00A32706">
        <w:rPr>
          <w:sz w:val="22"/>
          <w:szCs w:val="22"/>
        </w:rPr>
        <w:t>Feyerseisen</w:t>
      </w:r>
      <w:proofErr w:type="spellEnd"/>
      <w:r w:rsidRPr="00A32706">
        <w:rPr>
          <w:sz w:val="22"/>
          <w:szCs w:val="22"/>
        </w:rPr>
        <w:t>, G.W., O’Brien, P.L., Kovar, J.L., Rogovska, N., Kladivko, E.J., Thorp, K.R., Kaspar, T.C., Jaynes, D.B., Karlen, D.L., and T.L. Richard. 2023. Harvested winter rye energy cover crop: multiple benefits for North Central US, Environmental Research Letters, 18: 074009. https://www.ars.usda.gov/ARSUserFiles/57795/Malone2023%20-%20harvested%20rye%20cover%20crop.pdf</w:t>
      </w:r>
    </w:p>
    <w:bookmarkEnd w:id="224"/>
    <w:p w14:paraId="439DBD8C" w14:textId="77777777" w:rsidR="001B252F" w:rsidRPr="00A32706" w:rsidRDefault="001B252F" w:rsidP="001B252F">
      <w:pPr>
        <w:ind w:left="720" w:hanging="720"/>
        <w:rPr>
          <w:sz w:val="22"/>
          <w:szCs w:val="22"/>
        </w:rPr>
      </w:pPr>
      <w:proofErr w:type="spellStart"/>
      <w:r w:rsidRPr="00A32706">
        <w:rPr>
          <w:sz w:val="22"/>
          <w:szCs w:val="22"/>
        </w:rPr>
        <w:t>Marcillo</w:t>
      </w:r>
      <w:proofErr w:type="spellEnd"/>
      <w:r w:rsidRPr="00A32706">
        <w:rPr>
          <w:sz w:val="22"/>
          <w:szCs w:val="22"/>
        </w:rPr>
        <w:t xml:space="preserve">, G. S., &amp; Miguez, F. E. (2017). Corn yield response to winter cover crops: An updated meta-analysis. </w:t>
      </w:r>
      <w:r w:rsidRPr="00A32706">
        <w:rPr>
          <w:i/>
          <w:iCs/>
          <w:sz w:val="22"/>
          <w:szCs w:val="22"/>
        </w:rPr>
        <w:t>Journal of Soil and Water Conservation</w:t>
      </w:r>
      <w:r w:rsidRPr="00A32706">
        <w:rPr>
          <w:sz w:val="22"/>
          <w:szCs w:val="22"/>
        </w:rPr>
        <w:t xml:space="preserve">, </w:t>
      </w:r>
      <w:r w:rsidRPr="00A32706">
        <w:rPr>
          <w:i/>
          <w:iCs/>
          <w:sz w:val="22"/>
          <w:szCs w:val="22"/>
        </w:rPr>
        <w:t>72</w:t>
      </w:r>
      <w:r w:rsidRPr="00A32706">
        <w:rPr>
          <w:sz w:val="22"/>
          <w:szCs w:val="22"/>
        </w:rPr>
        <w:t>(3), 226-239.</w:t>
      </w:r>
    </w:p>
    <w:p w14:paraId="157D6A72" w14:textId="77777777" w:rsidR="001B252F" w:rsidRPr="00A32706" w:rsidRDefault="001B252F" w:rsidP="001B252F">
      <w:pPr>
        <w:ind w:left="720" w:hanging="720"/>
        <w:rPr>
          <w:sz w:val="22"/>
          <w:szCs w:val="22"/>
        </w:rPr>
      </w:pPr>
      <w:proofErr w:type="spellStart"/>
      <w:r w:rsidRPr="00A32706">
        <w:rPr>
          <w:sz w:val="22"/>
          <w:szCs w:val="22"/>
          <w:highlight w:val="yellow"/>
        </w:rPr>
        <w:lastRenderedPageBreak/>
        <w:t>Mattsson</w:t>
      </w:r>
      <w:proofErr w:type="spellEnd"/>
      <w:r w:rsidRPr="00A32706">
        <w:rPr>
          <w:sz w:val="22"/>
          <w:szCs w:val="22"/>
          <w:highlight w:val="yellow"/>
        </w:rPr>
        <w:t xml:space="preserve">, B.J., </w:t>
      </w:r>
      <w:proofErr w:type="spellStart"/>
      <w:r w:rsidRPr="00A32706">
        <w:rPr>
          <w:sz w:val="22"/>
          <w:szCs w:val="22"/>
          <w:highlight w:val="yellow"/>
        </w:rPr>
        <w:t>Zipkin</w:t>
      </w:r>
      <w:proofErr w:type="spellEnd"/>
      <w:r w:rsidRPr="00A32706">
        <w:rPr>
          <w:sz w:val="22"/>
          <w:szCs w:val="22"/>
          <w:highlight w:val="yellow"/>
        </w:rPr>
        <w:t xml:space="preserve">, E.F., Gardner, B., Blank, P.J., Sauer, J.R., and J.A. </w:t>
      </w:r>
      <w:proofErr w:type="spellStart"/>
      <w:r w:rsidRPr="00A32706">
        <w:rPr>
          <w:sz w:val="22"/>
          <w:szCs w:val="22"/>
          <w:highlight w:val="yellow"/>
        </w:rPr>
        <w:t>Royle</w:t>
      </w:r>
      <w:proofErr w:type="spellEnd"/>
      <w:r w:rsidRPr="00A32706">
        <w:rPr>
          <w:sz w:val="22"/>
          <w:szCs w:val="22"/>
          <w:highlight w:val="yellow"/>
        </w:rPr>
        <w:t xml:space="preserve">. 2013. Explaining Local-Scale Species Distributions: Relative Contributions of Spatial Autocorrelation and Landscape Heterogeneity for an Avian Assemblage. </w:t>
      </w:r>
      <w:proofErr w:type="spellStart"/>
      <w:r w:rsidRPr="00A32706">
        <w:rPr>
          <w:sz w:val="22"/>
          <w:szCs w:val="22"/>
          <w:highlight w:val="yellow"/>
        </w:rPr>
        <w:t>PLoS</w:t>
      </w:r>
      <w:proofErr w:type="spellEnd"/>
      <w:r w:rsidRPr="00A32706">
        <w:rPr>
          <w:sz w:val="22"/>
          <w:szCs w:val="22"/>
          <w:highlight w:val="yellow"/>
        </w:rPr>
        <w:t xml:space="preserve"> One, 8(2): e55097. https://pmc.ncbi.nlm.nih.gov/articles/PMC3564802/?utm_source=chatgpt.com.</w:t>
      </w:r>
    </w:p>
    <w:p w14:paraId="07694EF1" w14:textId="77777777" w:rsidR="001B252F" w:rsidRPr="00A32706" w:rsidRDefault="001B252F" w:rsidP="001B252F">
      <w:pPr>
        <w:ind w:left="720" w:hanging="720"/>
        <w:rPr>
          <w:sz w:val="22"/>
          <w:szCs w:val="22"/>
        </w:rPr>
      </w:pPr>
      <w:r w:rsidRPr="00A32706">
        <w:rPr>
          <w:sz w:val="22"/>
          <w:szCs w:val="22"/>
        </w:rPr>
        <w:t>McCann, L., &amp; Claassen, R. (2016). Farmer transaction costs of participating in federal conservation programs: Magnitudes and determinants. Land Economics, 92(2), 256-272.</w:t>
      </w:r>
    </w:p>
    <w:p w14:paraId="6E061784" w14:textId="77777777" w:rsidR="001B252F" w:rsidRPr="00A32706" w:rsidRDefault="001B252F" w:rsidP="001B252F">
      <w:pPr>
        <w:ind w:left="720" w:hanging="720"/>
        <w:rPr>
          <w:sz w:val="22"/>
          <w:szCs w:val="22"/>
        </w:rPr>
      </w:pPr>
      <w:r w:rsidRPr="00A32706">
        <w:rPr>
          <w:sz w:val="22"/>
          <w:szCs w:val="22"/>
        </w:rPr>
        <w:t xml:space="preserve">Mitchell, M.E., Shifflett, S.D., Newcomer-Johnson, T., </w:t>
      </w:r>
      <w:proofErr w:type="spellStart"/>
      <w:r w:rsidRPr="00A32706">
        <w:rPr>
          <w:sz w:val="22"/>
          <w:szCs w:val="22"/>
        </w:rPr>
        <w:t>Hodaj</w:t>
      </w:r>
      <w:proofErr w:type="spellEnd"/>
      <w:r w:rsidRPr="00A32706">
        <w:rPr>
          <w:sz w:val="22"/>
          <w:szCs w:val="22"/>
        </w:rPr>
        <w:t xml:space="preserve">, A., Crumpton, W., Christensen, J., Dyson, B., Canfield, T.J., Richmond, S., Helmers, M., Lemke, D., Lechtenberg, M., Taylor, C. and K.J. </w:t>
      </w:r>
      <w:proofErr w:type="spellStart"/>
      <w:r w:rsidRPr="00A32706">
        <w:rPr>
          <w:sz w:val="22"/>
          <w:szCs w:val="22"/>
        </w:rPr>
        <w:t>Forshay</w:t>
      </w:r>
      <w:proofErr w:type="spellEnd"/>
      <w:r w:rsidRPr="00A32706">
        <w:rPr>
          <w:sz w:val="22"/>
          <w:szCs w:val="22"/>
        </w:rPr>
        <w:t xml:space="preserve">. 2022. Ecosystem services in Iowa agricultural catchments: Hypotheses for scenarios with water quality wetlands and improved tile drainage. Journal of Soil Water Conservation, 77(4): 426-440. </w:t>
      </w:r>
      <w:proofErr w:type="spellStart"/>
      <w:r w:rsidRPr="00A32706">
        <w:rPr>
          <w:sz w:val="22"/>
          <w:szCs w:val="22"/>
        </w:rPr>
        <w:t>doi</w:t>
      </w:r>
      <w:proofErr w:type="spellEnd"/>
      <w:r w:rsidRPr="00A32706">
        <w:rPr>
          <w:sz w:val="22"/>
          <w:szCs w:val="22"/>
        </w:rPr>
        <w:t>: 10.2489/jswc.2022.00.</w:t>
      </w:r>
    </w:p>
    <w:p w14:paraId="7AC103FB" w14:textId="77777777" w:rsidR="001B252F" w:rsidRPr="00A32706" w:rsidRDefault="001B252F" w:rsidP="001B252F">
      <w:pPr>
        <w:ind w:left="720" w:hanging="720"/>
        <w:rPr>
          <w:sz w:val="22"/>
          <w:szCs w:val="22"/>
        </w:rPr>
      </w:pPr>
      <w:proofErr w:type="spellStart"/>
      <w:r w:rsidRPr="00A32706">
        <w:rPr>
          <w:sz w:val="22"/>
          <w:szCs w:val="22"/>
        </w:rPr>
        <w:t>Moriasi</w:t>
      </w:r>
      <w:proofErr w:type="spellEnd"/>
      <w:r w:rsidRPr="00A32706">
        <w:rPr>
          <w:sz w:val="22"/>
          <w:szCs w:val="22"/>
        </w:rPr>
        <w:t xml:space="preserve">, D. N., </w:t>
      </w:r>
      <w:proofErr w:type="spellStart"/>
      <w:r w:rsidRPr="00A32706">
        <w:rPr>
          <w:sz w:val="22"/>
          <w:szCs w:val="22"/>
        </w:rPr>
        <w:t>Duriancik</w:t>
      </w:r>
      <w:proofErr w:type="spellEnd"/>
      <w:r w:rsidRPr="00A32706">
        <w:rPr>
          <w:sz w:val="22"/>
          <w:szCs w:val="22"/>
        </w:rPr>
        <w:t xml:space="preserve">, L. F., Sadler, E. J., </w:t>
      </w:r>
      <w:proofErr w:type="spellStart"/>
      <w:r w:rsidRPr="00A32706">
        <w:rPr>
          <w:sz w:val="22"/>
          <w:szCs w:val="22"/>
        </w:rPr>
        <w:t>Tsegaye</w:t>
      </w:r>
      <w:proofErr w:type="spellEnd"/>
      <w:r w:rsidRPr="00A32706">
        <w:rPr>
          <w:sz w:val="22"/>
          <w:szCs w:val="22"/>
        </w:rPr>
        <w:t xml:space="preserve">, T., Steiner, J. L., Locke, M. A., ... &amp; Osmond, D. L. (2020). Quantifying the impacts of the Conservation Effects Assessment Project watershed assessments: The first fifteen years. </w:t>
      </w:r>
      <w:r w:rsidRPr="00A32706">
        <w:rPr>
          <w:i/>
          <w:iCs/>
          <w:sz w:val="22"/>
          <w:szCs w:val="22"/>
        </w:rPr>
        <w:t>Journal of Soil and Water Conservation</w:t>
      </w:r>
      <w:r w:rsidRPr="00A32706">
        <w:rPr>
          <w:sz w:val="22"/>
          <w:szCs w:val="22"/>
        </w:rPr>
        <w:t xml:space="preserve">, </w:t>
      </w:r>
      <w:r w:rsidRPr="00A32706">
        <w:rPr>
          <w:i/>
          <w:iCs/>
          <w:sz w:val="22"/>
          <w:szCs w:val="22"/>
        </w:rPr>
        <w:t>75</w:t>
      </w:r>
      <w:r w:rsidRPr="00A32706">
        <w:rPr>
          <w:sz w:val="22"/>
          <w:szCs w:val="22"/>
        </w:rPr>
        <w:t>(3), 57A-74A.</w:t>
      </w:r>
    </w:p>
    <w:p w14:paraId="59C2BD14" w14:textId="77777777" w:rsidR="001B252F" w:rsidRPr="00A32706" w:rsidRDefault="001B252F" w:rsidP="001B252F">
      <w:pPr>
        <w:ind w:left="720" w:hanging="720"/>
        <w:rPr>
          <w:sz w:val="22"/>
          <w:szCs w:val="22"/>
        </w:rPr>
      </w:pPr>
      <w:r w:rsidRPr="00A32706">
        <w:rPr>
          <w:sz w:val="22"/>
          <w:szCs w:val="22"/>
          <w:highlight w:val="yellow"/>
        </w:rPr>
        <w:t xml:space="preserve">Myers, G.M., Anderson, D.S., Martens, B.J., and D.R. Raman. 2023. Cost assessment of centralizing swine manure and corn </w:t>
      </w:r>
      <w:proofErr w:type="spellStart"/>
      <w:r w:rsidRPr="00A32706">
        <w:rPr>
          <w:sz w:val="22"/>
          <w:szCs w:val="22"/>
          <w:highlight w:val="yellow"/>
        </w:rPr>
        <w:t>stover</w:t>
      </w:r>
      <w:proofErr w:type="spellEnd"/>
      <w:r w:rsidRPr="00A32706">
        <w:rPr>
          <w:sz w:val="22"/>
          <w:szCs w:val="22"/>
          <w:highlight w:val="yellow"/>
        </w:rPr>
        <w:t xml:space="preserve"> co-digestion systems. Energies 16(11): 4315. https://doi.org/10.3390/en16114315.</w:t>
      </w:r>
    </w:p>
    <w:p w14:paraId="1EDC7CB6" w14:textId="77777777" w:rsidR="001B252F" w:rsidRPr="00A32706" w:rsidRDefault="001B252F" w:rsidP="001B252F">
      <w:pPr>
        <w:pStyle w:val="CommentText"/>
        <w:ind w:left="720" w:hanging="720"/>
        <w:rPr>
          <w:sz w:val="22"/>
          <w:szCs w:val="22"/>
        </w:rPr>
      </w:pPr>
      <w:r w:rsidRPr="00A32706">
        <w:rPr>
          <w:sz w:val="22"/>
          <w:szCs w:val="22"/>
        </w:rPr>
        <w:t xml:space="preserve">Myhre, G., </w:t>
      </w:r>
      <w:proofErr w:type="spellStart"/>
      <w:r w:rsidRPr="00A32706">
        <w:rPr>
          <w:sz w:val="22"/>
          <w:szCs w:val="22"/>
        </w:rPr>
        <w:t>Shindell</w:t>
      </w:r>
      <w:proofErr w:type="spellEnd"/>
      <w:r w:rsidRPr="00A32706">
        <w:rPr>
          <w:sz w:val="22"/>
          <w:szCs w:val="22"/>
        </w:rPr>
        <w:t xml:space="preserve">, D., </w:t>
      </w:r>
      <w:proofErr w:type="spellStart"/>
      <w:r w:rsidRPr="00A32706">
        <w:rPr>
          <w:sz w:val="22"/>
          <w:szCs w:val="22"/>
        </w:rPr>
        <w:t>Bréon</w:t>
      </w:r>
      <w:proofErr w:type="spellEnd"/>
      <w:r w:rsidRPr="00A32706">
        <w:rPr>
          <w:sz w:val="22"/>
          <w:szCs w:val="22"/>
        </w:rPr>
        <w:t xml:space="preserve">, F.-M., Collins, W., </w:t>
      </w:r>
      <w:proofErr w:type="spellStart"/>
      <w:r w:rsidRPr="00A32706">
        <w:rPr>
          <w:sz w:val="22"/>
          <w:szCs w:val="22"/>
        </w:rPr>
        <w:t>Fuglestvedt</w:t>
      </w:r>
      <w:proofErr w:type="spellEnd"/>
      <w:r w:rsidRPr="00A32706">
        <w:rPr>
          <w:sz w:val="22"/>
          <w:szCs w:val="22"/>
        </w:rPr>
        <w:t xml:space="preserve">, J., Huang, J., Koch, D., </w:t>
      </w:r>
      <w:proofErr w:type="spellStart"/>
      <w:r w:rsidRPr="00A32706">
        <w:rPr>
          <w:sz w:val="22"/>
          <w:szCs w:val="22"/>
        </w:rPr>
        <w:t>Lamarque</w:t>
      </w:r>
      <w:proofErr w:type="spellEnd"/>
      <w:r w:rsidRPr="00A32706">
        <w:rPr>
          <w:sz w:val="22"/>
          <w:szCs w:val="22"/>
        </w:rPr>
        <w:t xml:space="preserve">, J.-F., Lee, D., Mendoza, B., Nakajima, T., </w:t>
      </w:r>
      <w:proofErr w:type="spellStart"/>
      <w:r w:rsidRPr="00A32706">
        <w:rPr>
          <w:sz w:val="22"/>
          <w:szCs w:val="22"/>
        </w:rPr>
        <w:t>Robock</w:t>
      </w:r>
      <w:proofErr w:type="spellEnd"/>
      <w:r w:rsidRPr="00A32706">
        <w:rPr>
          <w:sz w:val="22"/>
          <w:szCs w:val="22"/>
        </w:rPr>
        <w:t xml:space="preserve">, A., Stephens, G., </w:t>
      </w:r>
      <w:proofErr w:type="spellStart"/>
      <w:r w:rsidRPr="00A32706">
        <w:rPr>
          <w:sz w:val="22"/>
          <w:szCs w:val="22"/>
        </w:rPr>
        <w:t>Takemura</w:t>
      </w:r>
      <w:proofErr w:type="spellEnd"/>
      <w:r w:rsidRPr="00A32706">
        <w:rPr>
          <w:sz w:val="22"/>
          <w:szCs w:val="22"/>
        </w:rPr>
        <w:t xml:space="preserve">, T., &amp; Zhang, H. (2013). Anthropogenic and Natural Radiative Forcing. In </w:t>
      </w:r>
      <w:r w:rsidRPr="00A32706">
        <w:rPr>
          <w:i/>
          <w:iCs/>
          <w:sz w:val="22"/>
          <w:szCs w:val="22"/>
        </w:rPr>
        <w:t>Climate Change 2013: The Physical Science Basis</w:t>
      </w:r>
      <w:r w:rsidRPr="00A32706">
        <w:rPr>
          <w:sz w:val="22"/>
          <w:szCs w:val="22"/>
        </w:rPr>
        <w:t>. Cambridge University Press.</w:t>
      </w:r>
    </w:p>
    <w:p w14:paraId="0BA920CC" w14:textId="77777777" w:rsidR="001B252F" w:rsidRPr="00A32706" w:rsidRDefault="001B252F" w:rsidP="001B252F">
      <w:pPr>
        <w:ind w:left="720" w:hanging="720"/>
        <w:rPr>
          <w:sz w:val="22"/>
          <w:szCs w:val="22"/>
        </w:rPr>
      </w:pPr>
      <w:r w:rsidRPr="00A32706">
        <w:rPr>
          <w:sz w:val="22"/>
          <w:szCs w:val="22"/>
          <w:highlight w:val="yellow"/>
        </w:rPr>
        <w:t xml:space="preserve">Nafziger, E.D., </w:t>
      </w:r>
      <w:proofErr w:type="spellStart"/>
      <w:r w:rsidRPr="00A32706">
        <w:rPr>
          <w:sz w:val="22"/>
          <w:szCs w:val="22"/>
          <w:highlight w:val="yellow"/>
        </w:rPr>
        <w:t>Villamil</w:t>
      </w:r>
      <w:proofErr w:type="spellEnd"/>
      <w:r w:rsidRPr="00A32706">
        <w:rPr>
          <w:sz w:val="22"/>
          <w:szCs w:val="22"/>
          <w:highlight w:val="yellow"/>
        </w:rPr>
        <w:t>, M.B., Niekamp, J., Iutzi, F.W., and V.M. Davis. 2016. Bioenergy yields of several cropping systems in the U.S. Corn Belt. Agronomy Journal, 108(2): 559-565. https://acsess.onlinelibrary.wiley.com/doi/full/10.2134/agronj2015.0203?saml_referrer</w:t>
      </w:r>
    </w:p>
    <w:p w14:paraId="725BDAF1" w14:textId="77777777" w:rsidR="001B252F" w:rsidRPr="00A32706" w:rsidRDefault="001B252F" w:rsidP="001B252F">
      <w:pPr>
        <w:ind w:left="720" w:hanging="720"/>
        <w:rPr>
          <w:sz w:val="22"/>
          <w:szCs w:val="22"/>
        </w:rPr>
      </w:pPr>
      <w:bookmarkStart w:id="225" w:name="_Hlk240546415"/>
      <w:r w:rsidRPr="00A32706">
        <w:rPr>
          <w:sz w:val="22"/>
          <w:szCs w:val="22"/>
        </w:rPr>
        <w:t>Nichols, V.A., Miguez, F.E., Jarchow, M.E., Liebman, M.Z., and B.S. Dien. 2014. Comparison of Cellulosic Ethanol Yields from Midwestern Maize and Reconstructed Tallgrass Prairie Systems Managed for Bioenergy, 7: 1550-1560. https://dr.lib.iastate.edu/server/api/core/bitstreams/9ce557f3-c875-4f7d-9f40-87a45600d2c7/content.</w:t>
      </w:r>
    </w:p>
    <w:bookmarkEnd w:id="225"/>
    <w:p w14:paraId="48EB4F87" w14:textId="77777777" w:rsidR="001B252F" w:rsidRPr="00A32706" w:rsidRDefault="001B252F" w:rsidP="001B252F">
      <w:pPr>
        <w:ind w:left="720" w:hanging="720"/>
        <w:rPr>
          <w:sz w:val="22"/>
          <w:szCs w:val="22"/>
        </w:rPr>
      </w:pPr>
      <w:proofErr w:type="spellStart"/>
      <w:r w:rsidRPr="00A32706">
        <w:rPr>
          <w:sz w:val="22"/>
          <w:szCs w:val="22"/>
        </w:rPr>
        <w:t>Nietch</w:t>
      </w:r>
      <w:proofErr w:type="spellEnd"/>
      <w:r w:rsidRPr="00A32706">
        <w:rPr>
          <w:sz w:val="22"/>
          <w:szCs w:val="22"/>
        </w:rPr>
        <w:t xml:space="preserve">, C.T., Hawley, R.J., </w:t>
      </w:r>
      <w:proofErr w:type="spellStart"/>
      <w:r w:rsidRPr="00A32706">
        <w:rPr>
          <w:sz w:val="22"/>
          <w:szCs w:val="22"/>
        </w:rPr>
        <w:t>Safwat</w:t>
      </w:r>
      <w:proofErr w:type="spellEnd"/>
      <w:r w:rsidRPr="00A32706">
        <w:rPr>
          <w:sz w:val="22"/>
          <w:szCs w:val="22"/>
        </w:rPr>
        <w:t xml:space="preserve">, A., Christensen, J.R., </w:t>
      </w:r>
      <w:proofErr w:type="spellStart"/>
      <w:r w:rsidRPr="00A32706">
        <w:rPr>
          <w:sz w:val="22"/>
          <w:szCs w:val="22"/>
        </w:rPr>
        <w:t>Heberling</w:t>
      </w:r>
      <w:proofErr w:type="spellEnd"/>
      <w:r w:rsidRPr="00A32706">
        <w:rPr>
          <w:sz w:val="22"/>
          <w:szCs w:val="22"/>
        </w:rPr>
        <w:t xml:space="preserve">, M.T., McManus, J., </w:t>
      </w:r>
      <w:proofErr w:type="spellStart"/>
      <w:r w:rsidRPr="00A32706">
        <w:rPr>
          <w:sz w:val="22"/>
          <w:szCs w:val="22"/>
        </w:rPr>
        <w:t>McClatchey</w:t>
      </w:r>
      <w:proofErr w:type="spellEnd"/>
      <w:r w:rsidRPr="00A32706">
        <w:rPr>
          <w:sz w:val="22"/>
          <w:szCs w:val="22"/>
        </w:rPr>
        <w:t xml:space="preserve">, R., Lubbers, H., </w:t>
      </w:r>
      <w:proofErr w:type="spellStart"/>
      <w:r w:rsidRPr="00A32706">
        <w:rPr>
          <w:sz w:val="22"/>
          <w:szCs w:val="22"/>
        </w:rPr>
        <w:t>Smuckers</w:t>
      </w:r>
      <w:proofErr w:type="spellEnd"/>
      <w:r w:rsidRPr="00A32706">
        <w:rPr>
          <w:sz w:val="22"/>
          <w:szCs w:val="22"/>
        </w:rPr>
        <w:t xml:space="preserve">, N.J., </w:t>
      </w:r>
      <w:proofErr w:type="spellStart"/>
      <w:r w:rsidRPr="00A32706">
        <w:rPr>
          <w:sz w:val="22"/>
          <w:szCs w:val="22"/>
        </w:rPr>
        <w:t>Onderak</w:t>
      </w:r>
      <w:proofErr w:type="spellEnd"/>
      <w:r w:rsidRPr="00A32706">
        <w:rPr>
          <w:sz w:val="22"/>
          <w:szCs w:val="22"/>
        </w:rPr>
        <w:t>, E., and S. Macy. 2024. Implementing constructed wetlands for nutrient reduction at watershed scale: Opportunity to link models and real-world execution. Journal of Soil and Water Conservation, 79(3): 113-131. https://pmc.ncbi.nlm.nih.gov/articles/PMC11235211/#:~:text=A%20proposal%20to%20the%20H2Ohio,concept%20for%20enhancing%20nutrient%20removal.</w:t>
      </w:r>
    </w:p>
    <w:p w14:paraId="0656D12D" w14:textId="77777777" w:rsidR="001B252F" w:rsidRPr="00A32706" w:rsidRDefault="001B252F" w:rsidP="001B252F">
      <w:pPr>
        <w:ind w:left="720" w:hanging="720"/>
        <w:rPr>
          <w:sz w:val="22"/>
          <w:szCs w:val="22"/>
        </w:rPr>
      </w:pPr>
      <w:proofErr w:type="spellStart"/>
      <w:r w:rsidRPr="00A32706">
        <w:rPr>
          <w:sz w:val="22"/>
          <w:szCs w:val="22"/>
        </w:rPr>
        <w:t>Oberlack</w:t>
      </w:r>
      <w:proofErr w:type="spellEnd"/>
      <w:r w:rsidRPr="00A32706">
        <w:rPr>
          <w:sz w:val="22"/>
          <w:szCs w:val="22"/>
        </w:rPr>
        <w:t xml:space="preserve">, C., </w:t>
      </w:r>
      <w:proofErr w:type="spellStart"/>
      <w:r w:rsidRPr="00A32706">
        <w:rPr>
          <w:sz w:val="22"/>
          <w:szCs w:val="22"/>
        </w:rPr>
        <w:t>Sietz</w:t>
      </w:r>
      <w:proofErr w:type="spellEnd"/>
      <w:r w:rsidRPr="00A32706">
        <w:rPr>
          <w:sz w:val="22"/>
          <w:szCs w:val="22"/>
        </w:rPr>
        <w:t xml:space="preserve">, D., </w:t>
      </w:r>
      <w:proofErr w:type="spellStart"/>
      <w:r w:rsidRPr="00A32706">
        <w:rPr>
          <w:sz w:val="22"/>
          <w:szCs w:val="22"/>
        </w:rPr>
        <w:t>Bonanomi</w:t>
      </w:r>
      <w:proofErr w:type="spellEnd"/>
      <w:r w:rsidRPr="00A32706">
        <w:rPr>
          <w:sz w:val="22"/>
          <w:szCs w:val="22"/>
        </w:rPr>
        <w:t xml:space="preserve">, E. B., De Bremond, A., </w:t>
      </w:r>
      <w:proofErr w:type="spellStart"/>
      <w:r w:rsidRPr="00A32706">
        <w:rPr>
          <w:sz w:val="22"/>
          <w:szCs w:val="22"/>
        </w:rPr>
        <w:t>Dell'Angelo</w:t>
      </w:r>
      <w:proofErr w:type="spellEnd"/>
      <w:r w:rsidRPr="00A32706">
        <w:rPr>
          <w:sz w:val="22"/>
          <w:szCs w:val="22"/>
        </w:rPr>
        <w:t xml:space="preserve">, J., </w:t>
      </w:r>
      <w:proofErr w:type="spellStart"/>
      <w:r w:rsidRPr="00A32706">
        <w:rPr>
          <w:sz w:val="22"/>
          <w:szCs w:val="22"/>
        </w:rPr>
        <w:t>Eisenack</w:t>
      </w:r>
      <w:proofErr w:type="spellEnd"/>
      <w:r w:rsidRPr="00A32706">
        <w:rPr>
          <w:sz w:val="22"/>
          <w:szCs w:val="22"/>
        </w:rPr>
        <w:t xml:space="preserve">, K., ... &amp; </w:t>
      </w:r>
      <w:proofErr w:type="spellStart"/>
      <w:r w:rsidRPr="00A32706">
        <w:rPr>
          <w:sz w:val="22"/>
          <w:szCs w:val="22"/>
        </w:rPr>
        <w:t>Villamayor</w:t>
      </w:r>
      <w:proofErr w:type="spellEnd"/>
      <w:r w:rsidRPr="00A32706">
        <w:rPr>
          <w:sz w:val="22"/>
          <w:szCs w:val="22"/>
        </w:rPr>
        <w:t xml:space="preserve">-Tomas, S. (2019). Archetype analysis in sustainability research. </w:t>
      </w:r>
      <w:r w:rsidRPr="00A32706">
        <w:rPr>
          <w:i/>
          <w:iCs/>
          <w:sz w:val="22"/>
          <w:szCs w:val="22"/>
        </w:rPr>
        <w:t>Ecology and Society</w:t>
      </w:r>
      <w:r w:rsidRPr="00A32706">
        <w:rPr>
          <w:sz w:val="22"/>
          <w:szCs w:val="22"/>
        </w:rPr>
        <w:t xml:space="preserve">, </w:t>
      </w:r>
      <w:r w:rsidRPr="00A32706">
        <w:rPr>
          <w:i/>
          <w:iCs/>
          <w:sz w:val="22"/>
          <w:szCs w:val="22"/>
        </w:rPr>
        <w:t>24</w:t>
      </w:r>
      <w:r w:rsidRPr="00A32706">
        <w:rPr>
          <w:sz w:val="22"/>
          <w:szCs w:val="22"/>
        </w:rPr>
        <w:t>(2).</w:t>
      </w:r>
    </w:p>
    <w:p w14:paraId="4BA36ABD" w14:textId="77777777" w:rsidR="001B252F" w:rsidRPr="00A32706" w:rsidRDefault="001B252F" w:rsidP="001B252F">
      <w:pPr>
        <w:ind w:left="720" w:hanging="720"/>
        <w:rPr>
          <w:sz w:val="22"/>
          <w:szCs w:val="22"/>
        </w:rPr>
      </w:pPr>
      <w:r w:rsidRPr="00A32706">
        <w:rPr>
          <w:sz w:val="22"/>
          <w:szCs w:val="22"/>
          <w:highlight w:val="yellow"/>
        </w:rPr>
        <w:t>Palik, B.J., D’Amato, A.W., Franklin, J.F., and K.N. Johnson. 2021. Ecological silviculture: Foundations and applications. Waveland Press, Inc. https://www.waveland.com/browse.php?t=747.</w:t>
      </w:r>
    </w:p>
    <w:p w14:paraId="5742A1C3" w14:textId="77777777" w:rsidR="001B252F" w:rsidRPr="00A32706" w:rsidRDefault="001B252F" w:rsidP="001B252F">
      <w:pPr>
        <w:ind w:left="720" w:hanging="720"/>
        <w:rPr>
          <w:sz w:val="22"/>
          <w:szCs w:val="22"/>
        </w:rPr>
      </w:pPr>
      <w:r w:rsidRPr="00A32706">
        <w:rPr>
          <w:sz w:val="22"/>
          <w:szCs w:val="22"/>
          <w:highlight w:val="yellow"/>
        </w:rPr>
        <w:t xml:space="preserve">Pannell, D. J., Marshall, G. R., Barr, N., Curtis, A., </w:t>
      </w:r>
      <w:proofErr w:type="spellStart"/>
      <w:r w:rsidRPr="00A32706">
        <w:rPr>
          <w:sz w:val="22"/>
          <w:szCs w:val="22"/>
          <w:highlight w:val="yellow"/>
        </w:rPr>
        <w:t>Vanclay</w:t>
      </w:r>
      <w:proofErr w:type="spellEnd"/>
      <w:r w:rsidRPr="00A32706">
        <w:rPr>
          <w:sz w:val="22"/>
          <w:szCs w:val="22"/>
          <w:highlight w:val="yellow"/>
        </w:rPr>
        <w:t>, F., &amp; Wilkinson, R. (2006). Understanding and promoting adoption of conservation practices by rural landholders. Australian journal of experimental agriculture, 46(11), 1407-1424.</w:t>
      </w:r>
    </w:p>
    <w:p w14:paraId="32448C29" w14:textId="77777777" w:rsidR="001B252F" w:rsidRPr="00A32706" w:rsidRDefault="001B252F" w:rsidP="001B252F">
      <w:pPr>
        <w:ind w:left="720" w:hanging="720"/>
        <w:rPr>
          <w:sz w:val="22"/>
          <w:szCs w:val="22"/>
        </w:rPr>
      </w:pPr>
      <w:r w:rsidRPr="00A32706">
        <w:rPr>
          <w:sz w:val="22"/>
          <w:szCs w:val="22"/>
        </w:rPr>
        <w:t xml:space="preserve">Paulson, N., </w:t>
      </w:r>
      <w:proofErr w:type="spellStart"/>
      <w:r w:rsidRPr="00A32706">
        <w:rPr>
          <w:sz w:val="22"/>
          <w:szCs w:val="22"/>
        </w:rPr>
        <w:t>Schnitkey</w:t>
      </w:r>
      <w:proofErr w:type="spellEnd"/>
      <w:r w:rsidRPr="00A32706">
        <w:rPr>
          <w:sz w:val="22"/>
          <w:szCs w:val="22"/>
        </w:rPr>
        <w:t xml:space="preserve">, G., and C. </w:t>
      </w:r>
      <w:proofErr w:type="spellStart"/>
      <w:r w:rsidRPr="00A32706">
        <w:rPr>
          <w:sz w:val="22"/>
          <w:szCs w:val="22"/>
        </w:rPr>
        <w:t>Zulauf</w:t>
      </w:r>
      <w:proofErr w:type="spellEnd"/>
      <w:r w:rsidRPr="00A32706">
        <w:rPr>
          <w:sz w:val="22"/>
          <w:szCs w:val="22"/>
        </w:rPr>
        <w:t xml:space="preserve">. 2024. Variability in trend estimates for US corn yields. </w:t>
      </w:r>
      <w:proofErr w:type="spellStart"/>
      <w:r w:rsidRPr="00A32706">
        <w:rPr>
          <w:sz w:val="22"/>
          <w:szCs w:val="22"/>
        </w:rPr>
        <w:t>farmdoc</w:t>
      </w:r>
      <w:proofErr w:type="spellEnd"/>
      <w:r w:rsidRPr="00A32706">
        <w:rPr>
          <w:sz w:val="22"/>
          <w:szCs w:val="22"/>
        </w:rPr>
        <w:t xml:space="preserve"> daily, 14:72, Department of Agricultural and Consumer Economics, University of Illinois at Urbana-Champaign. https://farmdocdaily.illinois.edu/2024/04/variability-in-trend-estimates-for-us-corn-yields.html.</w:t>
      </w:r>
    </w:p>
    <w:p w14:paraId="0AC1BDF7" w14:textId="77777777" w:rsidR="001B252F" w:rsidRPr="00A32706" w:rsidRDefault="001B252F" w:rsidP="001B252F">
      <w:pPr>
        <w:ind w:left="720" w:hanging="720"/>
        <w:rPr>
          <w:sz w:val="22"/>
          <w:szCs w:val="22"/>
        </w:rPr>
      </w:pPr>
      <w:r w:rsidRPr="00A32706">
        <w:rPr>
          <w:sz w:val="22"/>
          <w:szCs w:val="22"/>
          <w:highlight w:val="yellow"/>
        </w:rPr>
        <w:t xml:space="preserve">Plastina, A., </w:t>
      </w:r>
      <w:proofErr w:type="spellStart"/>
      <w:r w:rsidRPr="00A32706">
        <w:rPr>
          <w:sz w:val="22"/>
          <w:szCs w:val="22"/>
          <w:highlight w:val="yellow"/>
        </w:rPr>
        <w:t>Sawadgo</w:t>
      </w:r>
      <w:proofErr w:type="spellEnd"/>
      <w:r w:rsidRPr="00A32706">
        <w:rPr>
          <w:sz w:val="22"/>
          <w:szCs w:val="22"/>
          <w:highlight w:val="yellow"/>
        </w:rPr>
        <w:t xml:space="preserve">, W., &amp; Okonkwo, E. (2024). Pervasive </w:t>
      </w:r>
      <w:proofErr w:type="spellStart"/>
      <w:r w:rsidRPr="00A32706">
        <w:rPr>
          <w:sz w:val="22"/>
          <w:szCs w:val="22"/>
          <w:highlight w:val="yellow"/>
        </w:rPr>
        <w:t>disadoption</w:t>
      </w:r>
      <w:proofErr w:type="spellEnd"/>
      <w:r w:rsidRPr="00A32706">
        <w:rPr>
          <w:sz w:val="22"/>
          <w:szCs w:val="22"/>
          <w:highlight w:val="yellow"/>
        </w:rPr>
        <w:t xml:space="preserve"> substantially offsets new adoption of cover crops and no-till. Choices, 39(2), 1-14.</w:t>
      </w:r>
    </w:p>
    <w:p w14:paraId="45A161A1" w14:textId="77777777" w:rsidR="001B252F" w:rsidRPr="00A32706" w:rsidRDefault="001B252F" w:rsidP="001B252F">
      <w:pPr>
        <w:ind w:left="720" w:hanging="720"/>
        <w:rPr>
          <w:sz w:val="22"/>
          <w:szCs w:val="22"/>
        </w:rPr>
      </w:pPr>
      <w:r w:rsidRPr="00A32706">
        <w:rPr>
          <w:sz w:val="22"/>
          <w:szCs w:val="22"/>
        </w:rPr>
        <w:lastRenderedPageBreak/>
        <w:t>Porter, E.M., Bowman, W.D., Clark, C.M., Compton, J.E., Pardo, L.H., and K.L. Soong. 2013. Interactive effects of anthropogenic nitrogen enrichment and climate change on terrestrial and aquatic biodiversity. Biogeochemistry 114: 93-120. DOI 10.1007/s10533-012-9803-3.</w:t>
      </w:r>
    </w:p>
    <w:p w14:paraId="5B2B4078" w14:textId="77777777" w:rsidR="001B252F" w:rsidRPr="00A32706" w:rsidRDefault="001B252F" w:rsidP="001B252F">
      <w:pPr>
        <w:ind w:left="720" w:hanging="720"/>
        <w:rPr>
          <w:sz w:val="22"/>
          <w:szCs w:val="22"/>
          <w:highlight w:val="yellow"/>
        </w:rPr>
      </w:pPr>
      <w:r w:rsidRPr="00A32706">
        <w:rPr>
          <w:sz w:val="22"/>
          <w:szCs w:val="22"/>
        </w:rPr>
        <w:t xml:space="preserve">Porter, S.A., Tomer, M.D., James, D.E., Van Horn, J.D., and C.M.J. Sandoval-Green. 2025. Agricultural Conservation Planning Framework ArcGIS toolbox user’s manual version 7.0. Distributed by the ACPF National Hub, Iowa Water Center, Iowa State University, </w:t>
      </w:r>
      <w:r w:rsidRPr="00A32706">
        <w:rPr>
          <w:sz w:val="22"/>
          <w:szCs w:val="22"/>
          <w:highlight w:val="yellow"/>
        </w:rPr>
        <w:t xml:space="preserve">Ames, Iowa. </w:t>
      </w:r>
    </w:p>
    <w:p w14:paraId="25551369" w14:textId="77777777" w:rsidR="001B252F" w:rsidRPr="00A32706" w:rsidRDefault="001B252F" w:rsidP="001B252F">
      <w:pPr>
        <w:ind w:left="720" w:hanging="720"/>
        <w:rPr>
          <w:sz w:val="22"/>
          <w:szCs w:val="22"/>
          <w:highlight w:val="yellow"/>
        </w:rPr>
      </w:pPr>
      <w:r w:rsidRPr="00A32706">
        <w:rPr>
          <w:sz w:val="22"/>
          <w:szCs w:val="22"/>
          <w:highlight w:val="yellow"/>
        </w:rPr>
        <w:t>Prior, J.C. 1991. Landforms of Iowa. Iowa City, Iowa: Department of Natural Resources, University of Iowa Press.</w:t>
      </w:r>
    </w:p>
    <w:p w14:paraId="4BD6787D" w14:textId="77777777" w:rsidR="001B252F" w:rsidRPr="00A32706" w:rsidRDefault="001B252F" w:rsidP="001B252F">
      <w:pPr>
        <w:ind w:left="720" w:hanging="720"/>
        <w:rPr>
          <w:sz w:val="22"/>
          <w:szCs w:val="22"/>
        </w:rPr>
      </w:pPr>
      <w:proofErr w:type="spellStart"/>
      <w:r w:rsidRPr="00A32706">
        <w:rPr>
          <w:sz w:val="22"/>
          <w:szCs w:val="22"/>
          <w:highlight w:val="yellow"/>
        </w:rPr>
        <w:t>Prokopy</w:t>
      </w:r>
      <w:proofErr w:type="spellEnd"/>
      <w:r w:rsidRPr="00A32706">
        <w:rPr>
          <w:sz w:val="22"/>
          <w:szCs w:val="22"/>
          <w:highlight w:val="yellow"/>
        </w:rPr>
        <w:t xml:space="preserve">, L.S., </w:t>
      </w:r>
      <w:proofErr w:type="spellStart"/>
      <w:r w:rsidRPr="00A32706">
        <w:rPr>
          <w:sz w:val="22"/>
          <w:szCs w:val="22"/>
          <w:highlight w:val="yellow"/>
        </w:rPr>
        <w:t>Floress</w:t>
      </w:r>
      <w:proofErr w:type="spellEnd"/>
      <w:r w:rsidRPr="00A32706">
        <w:rPr>
          <w:sz w:val="22"/>
          <w:szCs w:val="22"/>
          <w:highlight w:val="yellow"/>
        </w:rPr>
        <w:t xml:space="preserve">, K., </w:t>
      </w:r>
      <w:proofErr w:type="spellStart"/>
      <w:r w:rsidRPr="00A32706">
        <w:rPr>
          <w:sz w:val="22"/>
          <w:szCs w:val="22"/>
          <w:highlight w:val="yellow"/>
        </w:rPr>
        <w:t>Klotthor-Weinkauf</w:t>
      </w:r>
      <w:proofErr w:type="spellEnd"/>
      <w:r w:rsidRPr="00A32706">
        <w:rPr>
          <w:sz w:val="22"/>
          <w:szCs w:val="22"/>
          <w:highlight w:val="yellow"/>
        </w:rPr>
        <w:t>, D., and A. Baumgart-Getz. 2008. Determinants of agricultural best management practice adoption: Evidence from the literature. Journal of Soil and Water Conservation, 63(5): 300-311. https://www.tandfonline.com/doi/epdf/10.2489/jswc.63.5.300?needAccess=true.</w:t>
      </w:r>
    </w:p>
    <w:p w14:paraId="7DD928FA" w14:textId="77777777" w:rsidR="001B252F" w:rsidRPr="00A32706" w:rsidRDefault="001B252F" w:rsidP="001B252F">
      <w:pPr>
        <w:ind w:left="720" w:hanging="720"/>
        <w:rPr>
          <w:sz w:val="22"/>
          <w:szCs w:val="22"/>
        </w:rPr>
      </w:pPr>
      <w:r w:rsidRPr="00A32706">
        <w:rPr>
          <w:sz w:val="22"/>
          <w:szCs w:val="22"/>
        </w:rPr>
        <w:t>Prokopy, L. S., Gramig, B. M., Bower, A., Church, S. P., Ellison, B., Gassman, P. W., ... &amp; Ulrich-</w:t>
      </w:r>
      <w:proofErr w:type="spellStart"/>
      <w:r w:rsidRPr="00A32706">
        <w:rPr>
          <w:sz w:val="22"/>
          <w:szCs w:val="22"/>
        </w:rPr>
        <w:t>Schad</w:t>
      </w:r>
      <w:proofErr w:type="spellEnd"/>
      <w:r w:rsidRPr="00A32706">
        <w:rPr>
          <w:sz w:val="22"/>
          <w:szCs w:val="22"/>
        </w:rPr>
        <w:t>, J. D. (2020). The urgency of transforming the Midwestern US landscape into more than corn and soybean. Agriculture and Human Values, 37(3), 537-539.</w:t>
      </w:r>
    </w:p>
    <w:p w14:paraId="70D3C06E" w14:textId="77777777" w:rsidR="001B252F" w:rsidRPr="00A32706" w:rsidRDefault="001B252F" w:rsidP="001B252F">
      <w:pPr>
        <w:ind w:left="720" w:hanging="720"/>
        <w:rPr>
          <w:sz w:val="22"/>
          <w:szCs w:val="22"/>
        </w:rPr>
      </w:pPr>
      <w:bookmarkStart w:id="226" w:name="_Hlk240546611"/>
      <w:proofErr w:type="spellStart"/>
      <w:r w:rsidRPr="00A32706">
        <w:rPr>
          <w:sz w:val="22"/>
          <w:szCs w:val="22"/>
        </w:rPr>
        <w:t>Resasco</w:t>
      </w:r>
      <w:proofErr w:type="spellEnd"/>
      <w:r w:rsidRPr="00A32706">
        <w:rPr>
          <w:sz w:val="22"/>
          <w:szCs w:val="22"/>
        </w:rPr>
        <w:t>, J. 2019. Meta-analysis on a decade of testing corridor efficacy: What new have we learned? Current Landscape Ecology Reports, 4: 61-69. https://www.colorado.edu/lab/resasco/sites/default/files/attached-files/resasco_2019_cler.pdf</w:t>
      </w:r>
    </w:p>
    <w:bookmarkEnd w:id="226"/>
    <w:p w14:paraId="068A222B" w14:textId="77777777" w:rsidR="001B252F" w:rsidRPr="00A32706" w:rsidRDefault="001B252F" w:rsidP="001B252F">
      <w:pPr>
        <w:ind w:left="720" w:hanging="720"/>
        <w:rPr>
          <w:sz w:val="22"/>
          <w:szCs w:val="22"/>
        </w:rPr>
      </w:pPr>
      <w:proofErr w:type="spellStart"/>
      <w:r w:rsidRPr="00A32706">
        <w:rPr>
          <w:sz w:val="22"/>
          <w:szCs w:val="22"/>
        </w:rPr>
        <w:t>Ribic</w:t>
      </w:r>
      <w:proofErr w:type="spellEnd"/>
      <w:r w:rsidRPr="00A32706">
        <w:rPr>
          <w:sz w:val="22"/>
          <w:szCs w:val="22"/>
        </w:rPr>
        <w:t xml:space="preserve">, C. A., </w:t>
      </w:r>
      <w:proofErr w:type="spellStart"/>
      <w:r w:rsidRPr="00A32706">
        <w:rPr>
          <w:sz w:val="22"/>
          <w:szCs w:val="22"/>
        </w:rPr>
        <w:t>Koford</w:t>
      </w:r>
      <w:proofErr w:type="spellEnd"/>
      <w:r w:rsidRPr="00A32706">
        <w:rPr>
          <w:sz w:val="22"/>
          <w:szCs w:val="22"/>
        </w:rPr>
        <w:t xml:space="preserve">, R. R., </w:t>
      </w:r>
      <w:proofErr w:type="spellStart"/>
      <w:r w:rsidRPr="00A32706">
        <w:rPr>
          <w:sz w:val="22"/>
          <w:szCs w:val="22"/>
        </w:rPr>
        <w:t>Herkert</w:t>
      </w:r>
      <w:proofErr w:type="spellEnd"/>
      <w:r w:rsidRPr="00A32706">
        <w:rPr>
          <w:sz w:val="22"/>
          <w:szCs w:val="22"/>
        </w:rPr>
        <w:t xml:space="preserve">, J. R., Johnson, D. H., </w:t>
      </w:r>
      <w:proofErr w:type="spellStart"/>
      <w:r w:rsidRPr="00A32706">
        <w:rPr>
          <w:sz w:val="22"/>
          <w:szCs w:val="22"/>
        </w:rPr>
        <w:t>Niemuth</w:t>
      </w:r>
      <w:proofErr w:type="spellEnd"/>
      <w:r w:rsidRPr="00A32706">
        <w:rPr>
          <w:sz w:val="22"/>
          <w:szCs w:val="22"/>
        </w:rPr>
        <w:t xml:space="preserve">, N. D., Naugle, D. E., ... &amp; Renfrew, R. B. (2009). Area sensitivity in North American grassland birds: patterns and processes. </w:t>
      </w:r>
      <w:r w:rsidRPr="00A32706">
        <w:rPr>
          <w:i/>
          <w:iCs/>
          <w:sz w:val="22"/>
          <w:szCs w:val="22"/>
        </w:rPr>
        <w:t>The Auk</w:t>
      </w:r>
      <w:r w:rsidRPr="00A32706">
        <w:rPr>
          <w:sz w:val="22"/>
          <w:szCs w:val="22"/>
        </w:rPr>
        <w:t xml:space="preserve">, </w:t>
      </w:r>
      <w:r w:rsidRPr="00A32706">
        <w:rPr>
          <w:i/>
          <w:iCs/>
          <w:sz w:val="22"/>
          <w:szCs w:val="22"/>
        </w:rPr>
        <w:t>126</w:t>
      </w:r>
      <w:r w:rsidRPr="00A32706">
        <w:rPr>
          <w:sz w:val="22"/>
          <w:szCs w:val="22"/>
        </w:rPr>
        <w:t>(2), 233-244.</w:t>
      </w:r>
    </w:p>
    <w:p w14:paraId="7C4D75CD" w14:textId="77777777" w:rsidR="001B252F" w:rsidRPr="00A32706" w:rsidRDefault="001B252F" w:rsidP="001B252F">
      <w:pPr>
        <w:ind w:left="720" w:hanging="720"/>
        <w:rPr>
          <w:sz w:val="22"/>
          <w:szCs w:val="22"/>
          <w:highlight w:val="yellow"/>
        </w:rPr>
      </w:pPr>
      <w:r w:rsidRPr="00A32706">
        <w:rPr>
          <w:sz w:val="22"/>
          <w:szCs w:val="22"/>
          <w:highlight w:val="yellow"/>
        </w:rPr>
        <w:t>Roesch-McNally, G.E., Basche, A.D., Arbuckle, J.G., Tyndall, J.C., Miguez, F.E., Bowman, T., and Clay, R. 2017. The trouble with cover crops: Farmers’ experiences with overcoming barriers to adoption. Renewable Agriculture and Food Systems 33(4): 322-333. doi:10.1017/S1742170517000096</w:t>
      </w:r>
    </w:p>
    <w:p w14:paraId="42AD43CA" w14:textId="77777777" w:rsidR="001B252F" w:rsidRPr="00A32706" w:rsidRDefault="001B252F" w:rsidP="001B252F">
      <w:pPr>
        <w:ind w:left="720" w:hanging="720"/>
        <w:rPr>
          <w:sz w:val="22"/>
          <w:szCs w:val="22"/>
        </w:rPr>
      </w:pPr>
      <w:r w:rsidRPr="00A32706">
        <w:rPr>
          <w:sz w:val="22"/>
          <w:szCs w:val="22"/>
        </w:rPr>
        <w:t xml:space="preserve">Roni, M. S., Lin, Y., Hartley, D. S., Thompson, D. N., Hoover, A. N., &amp; Emerson, R. M. (2023). Importance of incorporating spatial and temporal variability of biomass yield and quality in bioenergy supply chain. </w:t>
      </w:r>
      <w:r w:rsidRPr="00A32706">
        <w:rPr>
          <w:i/>
          <w:iCs/>
          <w:sz w:val="22"/>
          <w:szCs w:val="22"/>
        </w:rPr>
        <w:t>Scientific Reports</w:t>
      </w:r>
      <w:r w:rsidRPr="00A32706">
        <w:rPr>
          <w:sz w:val="22"/>
          <w:szCs w:val="22"/>
        </w:rPr>
        <w:t xml:space="preserve">, </w:t>
      </w:r>
      <w:r w:rsidRPr="00A32706">
        <w:rPr>
          <w:i/>
          <w:iCs/>
          <w:sz w:val="22"/>
          <w:szCs w:val="22"/>
        </w:rPr>
        <w:t>13</w:t>
      </w:r>
      <w:r w:rsidRPr="00A32706">
        <w:rPr>
          <w:sz w:val="22"/>
          <w:szCs w:val="22"/>
        </w:rPr>
        <w:t>(1), 6813.</w:t>
      </w:r>
    </w:p>
    <w:p w14:paraId="5B73CF5A" w14:textId="77777777" w:rsidR="001B252F" w:rsidRPr="00A32706" w:rsidRDefault="001B252F" w:rsidP="001B252F">
      <w:pPr>
        <w:ind w:left="720" w:hanging="720"/>
        <w:rPr>
          <w:sz w:val="22"/>
          <w:szCs w:val="22"/>
        </w:rPr>
      </w:pPr>
      <w:proofErr w:type="spellStart"/>
      <w:r w:rsidRPr="00A32706">
        <w:rPr>
          <w:sz w:val="22"/>
          <w:szCs w:val="22"/>
        </w:rPr>
        <w:t>Salimi</w:t>
      </w:r>
      <w:proofErr w:type="spellEnd"/>
      <w:r w:rsidRPr="00A32706">
        <w:rPr>
          <w:sz w:val="22"/>
          <w:szCs w:val="22"/>
        </w:rPr>
        <w:t xml:space="preserve">, S., </w:t>
      </w:r>
      <w:proofErr w:type="spellStart"/>
      <w:r w:rsidRPr="00A32706">
        <w:rPr>
          <w:sz w:val="22"/>
          <w:szCs w:val="22"/>
        </w:rPr>
        <w:t>Almuktar</w:t>
      </w:r>
      <w:proofErr w:type="spellEnd"/>
      <w:r w:rsidRPr="00A32706">
        <w:rPr>
          <w:sz w:val="22"/>
          <w:szCs w:val="22"/>
        </w:rPr>
        <w:t>, S.A.A.A.N., and M. Scholz. 2021. Impact of climate change on wetland ecosystems: A critical review of experimental wetlands. Journal of Environmental Management, 286: 112160. https://www.sciencedirect.com/science/article/pii/S030147972100222X#:~:text=(2017)%20observed%20a%20positive%20correlation,et%20al.%2C%202009).</w:t>
      </w:r>
    </w:p>
    <w:p w14:paraId="04E692C1" w14:textId="77777777" w:rsidR="001B252F" w:rsidRPr="00A32706" w:rsidRDefault="001B252F" w:rsidP="001B252F">
      <w:pPr>
        <w:ind w:left="720" w:hanging="720"/>
        <w:rPr>
          <w:sz w:val="22"/>
          <w:szCs w:val="22"/>
        </w:rPr>
      </w:pPr>
      <w:r w:rsidRPr="00A32706">
        <w:rPr>
          <w:sz w:val="22"/>
          <w:szCs w:val="22"/>
        </w:rPr>
        <w:t>Sassman, Aaron M.; Burras, C. Lee; and Miller, Gerald A., "A Comparison of Iowa's Original Corn Suitability Rating to the New Corn Suitability Rating 2" (2015). Agronomy Conference Proceedings and Presentations. 57.</w:t>
      </w:r>
    </w:p>
    <w:p w14:paraId="1C98AE89" w14:textId="77777777" w:rsidR="001B252F" w:rsidRPr="00A32706" w:rsidRDefault="001B252F" w:rsidP="001B252F">
      <w:pPr>
        <w:ind w:left="720" w:hanging="720"/>
        <w:rPr>
          <w:sz w:val="22"/>
          <w:szCs w:val="22"/>
        </w:rPr>
      </w:pPr>
      <w:r w:rsidRPr="00A32706">
        <w:rPr>
          <w:sz w:val="22"/>
          <w:szCs w:val="22"/>
        </w:rPr>
        <w:t>Schilling, K.E., and R.D. Libra. 2000. The relationship of nitrate concentrations in streams to row crop land use in Iowa. Journal of Environmental Quality, 29(6): 1846-1851. https://acsess.onlinelibrary.wiley.com/doi/abs/10.2134/jeq2000.00472425002900060016x#:~:text=The%20slope%20of%20nitrate%20concentration,Citing%20Literature</w:t>
      </w:r>
    </w:p>
    <w:p w14:paraId="286C8EFE" w14:textId="77777777" w:rsidR="001B252F" w:rsidRPr="00A32706" w:rsidRDefault="001B252F" w:rsidP="001B252F">
      <w:pPr>
        <w:ind w:left="720" w:hanging="720"/>
        <w:rPr>
          <w:sz w:val="22"/>
          <w:szCs w:val="22"/>
        </w:rPr>
      </w:pPr>
      <w:r w:rsidRPr="00A32706">
        <w:rPr>
          <w:sz w:val="22"/>
          <w:szCs w:val="22"/>
        </w:rPr>
        <w:t>Schilling, K.E. and J. Spooner. 2006. Effects of watershed-scale land use change on stream nitrate concentrations. Journal of Environmental Quality, 35(6): 2132-2145. https://acsess.onlinelibrary.wiley.com/doi/full/10.2134/jeq2006.0157</w:t>
      </w:r>
    </w:p>
    <w:p w14:paraId="67B67C37" w14:textId="77777777" w:rsidR="001B252F" w:rsidRPr="00A32706" w:rsidRDefault="001B252F" w:rsidP="001B252F">
      <w:pPr>
        <w:ind w:left="720" w:hanging="720"/>
        <w:rPr>
          <w:sz w:val="22"/>
          <w:szCs w:val="22"/>
        </w:rPr>
      </w:pPr>
      <w:r w:rsidRPr="00A32706">
        <w:rPr>
          <w:sz w:val="22"/>
          <w:szCs w:val="22"/>
        </w:rPr>
        <w:t xml:space="preserve">Schulte, L. A., Niemi, J., Helmers, M. J., Liebman, M., Arbuckle, J. G., James, D. E., ... &amp; Witte, C. (2017). Prairie strips improve biodiversity and the delivery of multiple ecosystem services from corn–soybean croplands. </w:t>
      </w:r>
      <w:r w:rsidRPr="00A32706">
        <w:rPr>
          <w:i/>
          <w:iCs/>
          <w:sz w:val="22"/>
          <w:szCs w:val="22"/>
        </w:rPr>
        <w:t>Proceedings of the National Academy of Sciences</w:t>
      </w:r>
      <w:r w:rsidRPr="00A32706">
        <w:rPr>
          <w:sz w:val="22"/>
          <w:szCs w:val="22"/>
        </w:rPr>
        <w:t xml:space="preserve">, </w:t>
      </w:r>
      <w:r w:rsidRPr="00A32706">
        <w:rPr>
          <w:i/>
          <w:iCs/>
          <w:sz w:val="22"/>
          <w:szCs w:val="22"/>
        </w:rPr>
        <w:t>114</w:t>
      </w:r>
      <w:r w:rsidRPr="00A32706">
        <w:rPr>
          <w:sz w:val="22"/>
          <w:szCs w:val="22"/>
        </w:rPr>
        <w:t>(42), 11247-11252.</w:t>
      </w:r>
    </w:p>
    <w:p w14:paraId="5EC830EE" w14:textId="77777777" w:rsidR="001B252F" w:rsidRPr="00A32706" w:rsidRDefault="001B252F" w:rsidP="001B252F">
      <w:pPr>
        <w:ind w:left="720" w:hanging="720"/>
        <w:rPr>
          <w:sz w:val="22"/>
          <w:szCs w:val="22"/>
        </w:rPr>
      </w:pPr>
    </w:p>
    <w:p w14:paraId="393B19A0" w14:textId="77777777" w:rsidR="001B252F" w:rsidRPr="00A32706" w:rsidRDefault="001B252F" w:rsidP="001B252F">
      <w:pPr>
        <w:ind w:left="720" w:hanging="720"/>
        <w:rPr>
          <w:sz w:val="22"/>
          <w:szCs w:val="22"/>
        </w:rPr>
      </w:pPr>
      <w:r w:rsidRPr="00A32706">
        <w:rPr>
          <w:sz w:val="22"/>
          <w:szCs w:val="22"/>
        </w:rPr>
        <w:t>Shipley, N.J., Stewart, W.P., and van Riper, C.J. 2022. Negotiating agricultural change in the Midwestern US: Seeking compatibility between farmer narratives of efficiency and legacy. Agriculture and Human Values. https://doi.org/10.1007/s10460-022-10339-w.</w:t>
      </w:r>
    </w:p>
    <w:p w14:paraId="235644B8" w14:textId="77777777" w:rsidR="001B252F" w:rsidRPr="00A32706" w:rsidRDefault="001B252F" w:rsidP="001B252F">
      <w:pPr>
        <w:ind w:left="720" w:hanging="720"/>
        <w:rPr>
          <w:sz w:val="22"/>
          <w:szCs w:val="22"/>
        </w:rPr>
      </w:pPr>
      <w:r w:rsidRPr="00A32706">
        <w:rPr>
          <w:sz w:val="22"/>
          <w:szCs w:val="22"/>
        </w:rPr>
        <w:lastRenderedPageBreak/>
        <w:t xml:space="preserve">Sussman, A.L., Gardner, B., Adams, E.M., Salas, L., </w:t>
      </w:r>
      <w:proofErr w:type="spellStart"/>
      <w:r w:rsidRPr="00A32706">
        <w:rPr>
          <w:sz w:val="22"/>
          <w:szCs w:val="22"/>
        </w:rPr>
        <w:t>Kenow</w:t>
      </w:r>
      <w:proofErr w:type="spellEnd"/>
      <w:r w:rsidRPr="00A32706">
        <w:rPr>
          <w:sz w:val="22"/>
          <w:szCs w:val="22"/>
        </w:rPr>
        <w:t xml:space="preserve">, K.P., </w:t>
      </w:r>
      <w:proofErr w:type="spellStart"/>
      <w:r w:rsidRPr="00A32706">
        <w:rPr>
          <w:sz w:val="22"/>
          <w:szCs w:val="22"/>
        </w:rPr>
        <w:t>Luukkonen</w:t>
      </w:r>
      <w:proofErr w:type="spellEnd"/>
      <w:r w:rsidRPr="00A32706">
        <w:rPr>
          <w:sz w:val="22"/>
          <w:szCs w:val="22"/>
        </w:rPr>
        <w:t xml:space="preserve">, D.R., Monfils, M.J., Mueller, W.P., Williams, K.A., Leduc-Lapierre, M., and </w:t>
      </w:r>
      <w:proofErr w:type="spellStart"/>
      <w:r w:rsidRPr="00A32706">
        <w:rPr>
          <w:sz w:val="22"/>
          <w:szCs w:val="22"/>
        </w:rPr>
        <w:t>E.F.Zipkin</w:t>
      </w:r>
      <w:proofErr w:type="spellEnd"/>
      <w:r w:rsidRPr="00A32706">
        <w:rPr>
          <w:sz w:val="22"/>
          <w:szCs w:val="22"/>
        </w:rPr>
        <w:t xml:space="preserve">. 2019. A comparative analysis of common methods to identify </w:t>
      </w:r>
      <w:proofErr w:type="spellStart"/>
      <w:r w:rsidRPr="00A32706">
        <w:rPr>
          <w:sz w:val="22"/>
          <w:szCs w:val="22"/>
        </w:rPr>
        <w:t>waterbird</w:t>
      </w:r>
      <w:proofErr w:type="spellEnd"/>
      <w:r w:rsidRPr="00A32706">
        <w:rPr>
          <w:sz w:val="22"/>
          <w:szCs w:val="22"/>
        </w:rPr>
        <w:t xml:space="preserve"> hotspots. Methods in Ecology and Evolution, 10(9): 1454-1468. https://besjournals.onlinelibrary.wiley.com/doi/10.1111/2041-210X.13209</w:t>
      </w:r>
    </w:p>
    <w:p w14:paraId="3F97130C" w14:textId="06A755BF" w:rsidR="001B252F" w:rsidRPr="00A32706" w:rsidRDefault="001B252F" w:rsidP="001B252F">
      <w:pPr>
        <w:ind w:left="720" w:hanging="720"/>
        <w:rPr>
          <w:sz w:val="22"/>
          <w:szCs w:val="22"/>
        </w:rPr>
      </w:pPr>
      <w:bookmarkStart w:id="227" w:name="_Hlk240546275"/>
      <w:r w:rsidRPr="00A32706">
        <w:rPr>
          <w:sz w:val="22"/>
          <w:szCs w:val="22"/>
        </w:rPr>
        <w:t xml:space="preserve">Swan, A., Williams, S.A., Brown, K., Chambers, A., </w:t>
      </w:r>
      <w:proofErr w:type="spellStart"/>
      <w:r w:rsidRPr="00A32706">
        <w:rPr>
          <w:sz w:val="22"/>
          <w:szCs w:val="22"/>
        </w:rPr>
        <w:t>Creque</w:t>
      </w:r>
      <w:proofErr w:type="spellEnd"/>
      <w:r w:rsidRPr="00A32706">
        <w:rPr>
          <w:sz w:val="22"/>
          <w:szCs w:val="22"/>
        </w:rPr>
        <w:t>, J., Wick, J. and K. Paustian. 202</w:t>
      </w:r>
      <w:r w:rsidR="00D14EE8">
        <w:rPr>
          <w:sz w:val="22"/>
          <w:szCs w:val="22"/>
        </w:rPr>
        <w:t>0</w:t>
      </w:r>
      <w:r w:rsidRPr="00A32706">
        <w:rPr>
          <w:sz w:val="22"/>
          <w:szCs w:val="22"/>
        </w:rPr>
        <w:t>. COMET-Planner: Carbon and greenhouse gas evaluation for NRCS conservation practice planning. https://comet-planner.com/api/resource/pdf/COMET-Planner_Report_V1Legacy.pdf</w:t>
      </w:r>
    </w:p>
    <w:p w14:paraId="61607BD7" w14:textId="0E62D2A1" w:rsidR="00DB1F4D" w:rsidRDefault="00DB1F4D" w:rsidP="001B252F">
      <w:pPr>
        <w:ind w:left="720" w:hanging="720"/>
        <w:rPr>
          <w:sz w:val="22"/>
          <w:szCs w:val="22"/>
          <w:highlight w:val="yellow"/>
        </w:rPr>
      </w:pPr>
      <w:bookmarkStart w:id="228" w:name="_Hlk240546390"/>
      <w:bookmarkEnd w:id="227"/>
      <w:r w:rsidRPr="00DB1F4D">
        <w:rPr>
          <w:sz w:val="22"/>
          <w:szCs w:val="22"/>
        </w:rPr>
        <w:t>Tetra Tech. (2019). Best Management Practice Modeling Scenarios for the Minnesota River Basin Sediment Strategy</w:t>
      </w:r>
      <w:r>
        <w:rPr>
          <w:sz w:val="22"/>
          <w:szCs w:val="22"/>
          <w:highlight w:val="yellow"/>
        </w:rPr>
        <w:t>.</w:t>
      </w:r>
    </w:p>
    <w:bookmarkEnd w:id="228"/>
    <w:p w14:paraId="21C282C9" w14:textId="7D19C9D2" w:rsidR="001B252F" w:rsidRPr="00A32706" w:rsidRDefault="001B252F" w:rsidP="001B252F">
      <w:pPr>
        <w:ind w:left="720" w:hanging="720"/>
        <w:rPr>
          <w:sz w:val="22"/>
          <w:szCs w:val="22"/>
        </w:rPr>
      </w:pPr>
      <w:proofErr w:type="spellStart"/>
      <w:r w:rsidRPr="00A32706">
        <w:rPr>
          <w:sz w:val="22"/>
          <w:szCs w:val="22"/>
          <w:highlight w:val="yellow"/>
        </w:rPr>
        <w:t>Theuerl</w:t>
      </w:r>
      <w:proofErr w:type="spellEnd"/>
      <w:r w:rsidRPr="00A32706">
        <w:rPr>
          <w:sz w:val="22"/>
          <w:szCs w:val="22"/>
          <w:highlight w:val="yellow"/>
        </w:rPr>
        <w:t xml:space="preserve">, S., Herrmann, C., </w:t>
      </w:r>
      <w:proofErr w:type="spellStart"/>
      <w:r w:rsidRPr="00A32706">
        <w:rPr>
          <w:sz w:val="22"/>
          <w:szCs w:val="22"/>
          <w:highlight w:val="yellow"/>
        </w:rPr>
        <w:t>Heirermann</w:t>
      </w:r>
      <w:proofErr w:type="spellEnd"/>
      <w:r w:rsidRPr="00A32706">
        <w:rPr>
          <w:sz w:val="22"/>
          <w:szCs w:val="22"/>
          <w:highlight w:val="yellow"/>
        </w:rPr>
        <w:t xml:space="preserve">, M., </w:t>
      </w:r>
      <w:proofErr w:type="spellStart"/>
      <w:r w:rsidRPr="00A32706">
        <w:rPr>
          <w:sz w:val="22"/>
          <w:szCs w:val="22"/>
          <w:highlight w:val="yellow"/>
        </w:rPr>
        <w:t>Grundmann</w:t>
      </w:r>
      <w:proofErr w:type="spellEnd"/>
      <w:r w:rsidRPr="00A32706">
        <w:rPr>
          <w:sz w:val="22"/>
          <w:szCs w:val="22"/>
          <w:highlight w:val="yellow"/>
        </w:rPr>
        <w:t xml:space="preserve">, P., Landwehr, N., </w:t>
      </w:r>
      <w:proofErr w:type="spellStart"/>
      <w:r w:rsidRPr="00A32706">
        <w:rPr>
          <w:sz w:val="22"/>
          <w:szCs w:val="22"/>
          <w:highlight w:val="yellow"/>
        </w:rPr>
        <w:t>Kreidenweis</w:t>
      </w:r>
      <w:proofErr w:type="spellEnd"/>
      <w:r w:rsidRPr="00A32706">
        <w:rPr>
          <w:sz w:val="22"/>
          <w:szCs w:val="22"/>
          <w:highlight w:val="yellow"/>
        </w:rPr>
        <w:t xml:space="preserve">, U., and A. </w:t>
      </w:r>
      <w:proofErr w:type="spellStart"/>
      <w:r w:rsidRPr="00A32706">
        <w:rPr>
          <w:sz w:val="22"/>
          <w:szCs w:val="22"/>
          <w:highlight w:val="yellow"/>
        </w:rPr>
        <w:t>Prochnow</w:t>
      </w:r>
      <w:proofErr w:type="spellEnd"/>
      <w:r w:rsidRPr="00A32706">
        <w:rPr>
          <w:sz w:val="22"/>
          <w:szCs w:val="22"/>
          <w:highlight w:val="yellow"/>
        </w:rPr>
        <w:t>. 2019. The future of agricultural biogas plant in Germany: A vision. Energies, 12(3): 396. https://www.mdpi.com/1996-1073/12/3/396.</w:t>
      </w:r>
    </w:p>
    <w:p w14:paraId="3E20212D" w14:textId="77777777" w:rsidR="001B252F" w:rsidRPr="00A32706" w:rsidRDefault="001B252F" w:rsidP="001B252F">
      <w:pPr>
        <w:ind w:left="720" w:hanging="720"/>
        <w:rPr>
          <w:sz w:val="22"/>
          <w:szCs w:val="22"/>
        </w:rPr>
      </w:pPr>
      <w:r w:rsidRPr="00A32706">
        <w:rPr>
          <w:sz w:val="22"/>
          <w:szCs w:val="22"/>
        </w:rPr>
        <w:t xml:space="preserve">Tomer, M.D., Porter, S.A., Boomer, K.M.B., James, D.E., </w:t>
      </w:r>
      <w:proofErr w:type="spellStart"/>
      <w:r w:rsidRPr="00A32706">
        <w:rPr>
          <w:sz w:val="22"/>
          <w:szCs w:val="22"/>
        </w:rPr>
        <w:t>Kostel</w:t>
      </w:r>
      <w:proofErr w:type="spellEnd"/>
      <w:r w:rsidRPr="00A32706">
        <w:rPr>
          <w:sz w:val="22"/>
          <w:szCs w:val="22"/>
        </w:rPr>
        <w:t xml:space="preserve">, J.A., Helmers, M.J., Isenhart, T.M., and E. McLellan. 2015. Agricultural Conservation Planning Framework: 1. Developing </w:t>
      </w:r>
      <w:proofErr w:type="spellStart"/>
      <w:r w:rsidRPr="00A32706">
        <w:rPr>
          <w:sz w:val="22"/>
          <w:szCs w:val="22"/>
        </w:rPr>
        <w:t>Multipractice</w:t>
      </w:r>
      <w:proofErr w:type="spellEnd"/>
      <w:r w:rsidRPr="00A32706">
        <w:rPr>
          <w:sz w:val="22"/>
          <w:szCs w:val="22"/>
        </w:rPr>
        <w:t xml:space="preserve"> Watershed Planning Scenarios and Assessing Nutrient Reduction Potential. Journal of Environmental Quality, 44: 754-767. https://acsess.onlinelibrary.wiley.com/doi/pdfdirect/10.2134/jeq2014.09.0386</w:t>
      </w:r>
    </w:p>
    <w:p w14:paraId="71A5921D" w14:textId="77777777" w:rsidR="001B252F" w:rsidRPr="00A32706" w:rsidRDefault="001B252F" w:rsidP="001B252F">
      <w:pPr>
        <w:ind w:left="720" w:hanging="720"/>
        <w:rPr>
          <w:sz w:val="22"/>
          <w:szCs w:val="22"/>
        </w:rPr>
      </w:pPr>
      <w:r w:rsidRPr="00A32706">
        <w:rPr>
          <w:sz w:val="22"/>
          <w:szCs w:val="22"/>
        </w:rPr>
        <w:t xml:space="preserve">Tomer, M. D., Porter, S. A., James, D. E., &amp; Van Horn, J. D. (2020). Riparian catchments: A landscape approach to link uplands with riparian zones for agricultural and ecosystem conservation. </w:t>
      </w:r>
      <w:r w:rsidRPr="00A32706">
        <w:rPr>
          <w:i/>
          <w:iCs/>
          <w:sz w:val="22"/>
          <w:szCs w:val="22"/>
        </w:rPr>
        <w:t>Journal of Soil and Water Conservation</w:t>
      </w:r>
      <w:r w:rsidRPr="00A32706">
        <w:rPr>
          <w:sz w:val="22"/>
          <w:szCs w:val="22"/>
        </w:rPr>
        <w:t xml:space="preserve">, </w:t>
      </w:r>
      <w:r w:rsidRPr="00A32706">
        <w:rPr>
          <w:i/>
          <w:iCs/>
          <w:sz w:val="22"/>
          <w:szCs w:val="22"/>
        </w:rPr>
        <w:t>75</w:t>
      </w:r>
      <w:r w:rsidRPr="00A32706">
        <w:rPr>
          <w:sz w:val="22"/>
          <w:szCs w:val="22"/>
        </w:rPr>
        <w:t>(4), 94A-100A.</w:t>
      </w:r>
    </w:p>
    <w:p w14:paraId="77E34969" w14:textId="77777777" w:rsidR="001B252F" w:rsidRPr="00A32706" w:rsidRDefault="001B252F" w:rsidP="001B252F">
      <w:pPr>
        <w:ind w:left="720" w:hanging="720"/>
        <w:rPr>
          <w:sz w:val="22"/>
          <w:szCs w:val="22"/>
        </w:rPr>
      </w:pPr>
    </w:p>
    <w:p w14:paraId="65842A1E" w14:textId="77777777" w:rsidR="001B252F" w:rsidRPr="00A32706" w:rsidRDefault="001B252F" w:rsidP="001B252F">
      <w:pPr>
        <w:ind w:left="720" w:hanging="720"/>
        <w:rPr>
          <w:sz w:val="22"/>
          <w:szCs w:val="22"/>
        </w:rPr>
      </w:pPr>
      <w:r w:rsidRPr="00A32706">
        <w:rPr>
          <w:sz w:val="22"/>
          <w:szCs w:val="22"/>
        </w:rPr>
        <w:t xml:space="preserve">Turner, W. R., Brandon, K., Brooks, T. M., Costanza, R., Da Fonseca, G. A., &amp; </w:t>
      </w:r>
      <w:proofErr w:type="spellStart"/>
      <w:r w:rsidRPr="00A32706">
        <w:rPr>
          <w:sz w:val="22"/>
          <w:szCs w:val="22"/>
        </w:rPr>
        <w:t>Portela</w:t>
      </w:r>
      <w:proofErr w:type="spellEnd"/>
      <w:r w:rsidRPr="00A32706">
        <w:rPr>
          <w:sz w:val="22"/>
          <w:szCs w:val="22"/>
        </w:rPr>
        <w:t xml:space="preserve">, R. (2007). Global conservation of biodiversity and ecosystem services. </w:t>
      </w:r>
      <w:r w:rsidRPr="00A32706">
        <w:rPr>
          <w:i/>
          <w:iCs/>
          <w:sz w:val="22"/>
          <w:szCs w:val="22"/>
        </w:rPr>
        <w:t>BioScience</w:t>
      </w:r>
      <w:r w:rsidRPr="00A32706">
        <w:rPr>
          <w:sz w:val="22"/>
          <w:szCs w:val="22"/>
        </w:rPr>
        <w:t xml:space="preserve">, </w:t>
      </w:r>
      <w:r w:rsidRPr="00A32706">
        <w:rPr>
          <w:i/>
          <w:iCs/>
          <w:sz w:val="22"/>
          <w:szCs w:val="22"/>
        </w:rPr>
        <w:t>57</w:t>
      </w:r>
      <w:r w:rsidRPr="00A32706">
        <w:rPr>
          <w:sz w:val="22"/>
          <w:szCs w:val="22"/>
        </w:rPr>
        <w:t>(10), 868-873.</w:t>
      </w:r>
    </w:p>
    <w:p w14:paraId="1A50AD2C" w14:textId="77777777" w:rsidR="001B252F" w:rsidRPr="00A32706" w:rsidRDefault="001B252F" w:rsidP="001B252F">
      <w:pPr>
        <w:ind w:left="720" w:hanging="720"/>
        <w:rPr>
          <w:color w:val="FF0000"/>
          <w:sz w:val="22"/>
          <w:szCs w:val="22"/>
        </w:rPr>
      </w:pPr>
    </w:p>
    <w:p w14:paraId="24103685" w14:textId="77777777" w:rsidR="001B252F" w:rsidRPr="00A32706" w:rsidRDefault="001B252F" w:rsidP="001B252F">
      <w:pPr>
        <w:ind w:left="720" w:hanging="720"/>
        <w:rPr>
          <w:sz w:val="22"/>
          <w:szCs w:val="22"/>
        </w:rPr>
      </w:pPr>
      <w:r w:rsidRPr="00A32706">
        <w:rPr>
          <w:sz w:val="22"/>
          <w:szCs w:val="22"/>
        </w:rPr>
        <w:t>Tyndall, J.C. (2020) Being cautiously optimistic: A water quality story. SUS-RURI: Proceedings of a Workshop on Developing a Convergence Sustainable Urban Systems Agenda for Redesigning the Urban-Rural Interface along the Mississippi River Watershed held in Ames, Iowa, August 12–13, 2019. </w:t>
      </w:r>
      <w:hyperlink r:id="rId14" w:history="1">
        <w:r w:rsidRPr="00A32706">
          <w:rPr>
            <w:rStyle w:val="Hyperlink"/>
            <w:sz w:val="22"/>
            <w:szCs w:val="22"/>
          </w:rPr>
          <w:t>https://doi.org/10.31274/isudp.35</w:t>
        </w:r>
      </w:hyperlink>
      <w:r w:rsidRPr="00A32706">
        <w:rPr>
          <w:sz w:val="22"/>
          <w:szCs w:val="22"/>
        </w:rPr>
        <w:t>.</w:t>
      </w:r>
    </w:p>
    <w:p w14:paraId="1D085560" w14:textId="77777777" w:rsidR="001B252F" w:rsidRPr="00A32706" w:rsidRDefault="001B252F" w:rsidP="001B252F">
      <w:pPr>
        <w:ind w:left="720" w:hanging="720"/>
        <w:rPr>
          <w:sz w:val="22"/>
          <w:szCs w:val="22"/>
        </w:rPr>
      </w:pPr>
      <w:r w:rsidRPr="00A32706">
        <w:rPr>
          <w:sz w:val="22"/>
          <w:szCs w:val="22"/>
        </w:rPr>
        <w:t xml:space="preserve">Tyndall, J. C., &amp; Roesch, G. (2014). A standardized approach to the financial analysis of structural water quality BMPs. </w:t>
      </w:r>
      <w:r w:rsidRPr="00A32706">
        <w:rPr>
          <w:i/>
          <w:iCs/>
          <w:sz w:val="22"/>
          <w:szCs w:val="22"/>
        </w:rPr>
        <w:t>Journal of Extension</w:t>
      </w:r>
      <w:r w:rsidRPr="00A32706">
        <w:rPr>
          <w:sz w:val="22"/>
          <w:szCs w:val="22"/>
        </w:rPr>
        <w:t xml:space="preserve">, </w:t>
      </w:r>
      <w:r w:rsidRPr="00A32706">
        <w:rPr>
          <w:i/>
          <w:iCs/>
          <w:sz w:val="22"/>
          <w:szCs w:val="22"/>
        </w:rPr>
        <w:t>52</w:t>
      </w:r>
      <w:r w:rsidRPr="00A32706">
        <w:rPr>
          <w:sz w:val="22"/>
          <w:szCs w:val="22"/>
        </w:rPr>
        <w:t>(3), 3FEA10.</w:t>
      </w:r>
    </w:p>
    <w:p w14:paraId="63BFFB2C" w14:textId="77777777" w:rsidR="001B252F" w:rsidRPr="00A32706" w:rsidRDefault="001B252F" w:rsidP="001B252F">
      <w:pPr>
        <w:ind w:left="720" w:hanging="720"/>
        <w:rPr>
          <w:sz w:val="22"/>
          <w:szCs w:val="22"/>
        </w:rPr>
      </w:pPr>
      <w:r w:rsidRPr="00A32706">
        <w:rPr>
          <w:sz w:val="22"/>
          <w:szCs w:val="22"/>
        </w:rPr>
        <w:t xml:space="preserve">Tyndall, J. C., Schulte, L. A., Liebman, M., &amp; Helmers, M. (2013). Field-level financial assessment of contour prairie strips for enhancement of environmental quality. </w:t>
      </w:r>
      <w:r w:rsidRPr="00A32706">
        <w:rPr>
          <w:i/>
          <w:iCs/>
          <w:sz w:val="22"/>
          <w:szCs w:val="22"/>
        </w:rPr>
        <w:t>Environmental Management</w:t>
      </w:r>
      <w:r w:rsidRPr="00A32706">
        <w:rPr>
          <w:sz w:val="22"/>
          <w:szCs w:val="22"/>
        </w:rPr>
        <w:t xml:space="preserve">, </w:t>
      </w:r>
      <w:r w:rsidRPr="00A32706">
        <w:rPr>
          <w:i/>
          <w:iCs/>
          <w:sz w:val="22"/>
          <w:szCs w:val="22"/>
        </w:rPr>
        <w:t>52</w:t>
      </w:r>
      <w:r w:rsidRPr="00A32706">
        <w:rPr>
          <w:sz w:val="22"/>
          <w:szCs w:val="22"/>
        </w:rPr>
        <w:t>(3), 736-747.</w:t>
      </w:r>
    </w:p>
    <w:p w14:paraId="5713A2C5" w14:textId="77777777" w:rsidR="001B252F" w:rsidRPr="00A32706" w:rsidRDefault="001B252F" w:rsidP="001B252F">
      <w:pPr>
        <w:ind w:left="720" w:hanging="720"/>
        <w:rPr>
          <w:sz w:val="22"/>
          <w:szCs w:val="22"/>
        </w:rPr>
      </w:pPr>
      <w:r w:rsidRPr="00A32706">
        <w:rPr>
          <w:sz w:val="22"/>
          <w:szCs w:val="22"/>
        </w:rPr>
        <w:t>US EPA (United States Environmental Protection Agency). 2025. Success stories about restoring and protecting water bodies impaired by nonpoint source pollution. https://www.epa.gov/nps/success-stories-about-restoring-and-protecting-water-bodies-impaired-nonpoint-source-pollution.</w:t>
      </w:r>
    </w:p>
    <w:p w14:paraId="27584CF7" w14:textId="77777777" w:rsidR="001B252F" w:rsidRPr="00A32706" w:rsidRDefault="001B252F" w:rsidP="001B252F">
      <w:pPr>
        <w:ind w:left="720" w:hanging="720"/>
        <w:rPr>
          <w:sz w:val="22"/>
          <w:szCs w:val="22"/>
        </w:rPr>
      </w:pPr>
      <w:r w:rsidRPr="00A32706">
        <w:rPr>
          <w:sz w:val="22"/>
          <w:szCs w:val="22"/>
        </w:rPr>
        <w:t>USDA (United States Department of Agriculture). 2019. NRCS cover crop termination guidelines version 4. https://www.nrcs.usda.gov/sites/default/files/2022-09/Termination_Guidelines_Designed_6.28_10.24am_%28002%29.pdf</w:t>
      </w:r>
    </w:p>
    <w:p w14:paraId="018D5AB4" w14:textId="77777777" w:rsidR="001B252F" w:rsidRPr="00A32706" w:rsidRDefault="001B252F" w:rsidP="001B252F">
      <w:pPr>
        <w:ind w:left="720" w:hanging="720"/>
        <w:rPr>
          <w:sz w:val="22"/>
          <w:szCs w:val="22"/>
        </w:rPr>
      </w:pPr>
      <w:r w:rsidRPr="00A32706">
        <w:rPr>
          <w:sz w:val="22"/>
          <w:szCs w:val="22"/>
        </w:rPr>
        <w:t xml:space="preserve">USDA ERS (U.S. Department of Agriculture, Economic Research Service). 2025. Commodity Costs and Returns. </w:t>
      </w:r>
      <w:hyperlink r:id="rId15" w:history="1">
        <w:r w:rsidRPr="00A32706">
          <w:rPr>
            <w:rStyle w:val="Hyperlink"/>
            <w:sz w:val="22"/>
            <w:szCs w:val="22"/>
          </w:rPr>
          <w:t>https://www.ers.usda.gov/data-products/commodity-costs-and-returns</w:t>
        </w:r>
      </w:hyperlink>
    </w:p>
    <w:p w14:paraId="15455F8F" w14:textId="77777777" w:rsidR="001B252F" w:rsidRPr="00A32706" w:rsidRDefault="001B252F" w:rsidP="001B252F">
      <w:pPr>
        <w:ind w:left="720" w:hanging="720"/>
        <w:rPr>
          <w:sz w:val="22"/>
          <w:szCs w:val="22"/>
        </w:rPr>
      </w:pPr>
      <w:r w:rsidRPr="00A32706">
        <w:rPr>
          <w:sz w:val="22"/>
          <w:szCs w:val="22"/>
        </w:rPr>
        <w:t xml:space="preserve">Villarino, S.H., McDaniel, M.D., Blauwet M.J., Sievers, B., Sievers, L., Schulte, L.A., and F.E. Miguez. 2025. Adding anaerobic digestate to commercial farm fields increases soil organic carbon. Journal of Agriculture and Food </w:t>
      </w:r>
      <w:proofErr w:type="spellStart"/>
      <w:r w:rsidRPr="00A32706">
        <w:rPr>
          <w:sz w:val="22"/>
          <w:szCs w:val="22"/>
        </w:rPr>
        <w:t>Resarch</w:t>
      </w:r>
      <w:proofErr w:type="spellEnd"/>
      <w:r w:rsidRPr="00A32706">
        <w:rPr>
          <w:sz w:val="22"/>
          <w:szCs w:val="22"/>
        </w:rPr>
        <w:t>, 21: 101942. https://www.sciencedirect.com/science/article/pii/S2666154325003138?via%3Dihub</w:t>
      </w:r>
    </w:p>
    <w:p w14:paraId="216FA36A" w14:textId="77777777" w:rsidR="001B252F" w:rsidRPr="00A32706" w:rsidRDefault="001B252F" w:rsidP="001B252F">
      <w:pPr>
        <w:ind w:left="720" w:hanging="720"/>
        <w:rPr>
          <w:sz w:val="22"/>
          <w:szCs w:val="22"/>
        </w:rPr>
      </w:pPr>
      <w:proofErr w:type="spellStart"/>
      <w:r w:rsidRPr="00A32706">
        <w:rPr>
          <w:sz w:val="22"/>
          <w:szCs w:val="22"/>
        </w:rPr>
        <w:t>Wardropper</w:t>
      </w:r>
      <w:proofErr w:type="spellEnd"/>
      <w:r w:rsidRPr="00A32706">
        <w:rPr>
          <w:sz w:val="22"/>
          <w:szCs w:val="22"/>
        </w:rPr>
        <w:t xml:space="preserve">, C. B., Chang, C., &amp; </w:t>
      </w:r>
      <w:proofErr w:type="spellStart"/>
      <w:r w:rsidRPr="00A32706">
        <w:rPr>
          <w:sz w:val="22"/>
          <w:szCs w:val="22"/>
        </w:rPr>
        <w:t>Rissman</w:t>
      </w:r>
      <w:proofErr w:type="spellEnd"/>
      <w:r w:rsidRPr="00A32706">
        <w:rPr>
          <w:sz w:val="22"/>
          <w:szCs w:val="22"/>
        </w:rPr>
        <w:t xml:space="preserve">, A. R. (2015). Fragmented water quality governance: constraints to spatial targeting for nutrient reduction in a Midwestern USA watershed. </w:t>
      </w:r>
      <w:r w:rsidRPr="00A32706">
        <w:rPr>
          <w:i/>
          <w:iCs/>
          <w:sz w:val="22"/>
          <w:szCs w:val="22"/>
        </w:rPr>
        <w:t>Landscape and Urban Planning</w:t>
      </w:r>
      <w:r w:rsidRPr="00A32706">
        <w:rPr>
          <w:sz w:val="22"/>
          <w:szCs w:val="22"/>
        </w:rPr>
        <w:t xml:space="preserve">, </w:t>
      </w:r>
      <w:r w:rsidRPr="00A32706">
        <w:rPr>
          <w:i/>
          <w:iCs/>
          <w:sz w:val="22"/>
          <w:szCs w:val="22"/>
        </w:rPr>
        <w:t>137</w:t>
      </w:r>
      <w:r w:rsidRPr="00A32706">
        <w:rPr>
          <w:sz w:val="22"/>
          <w:szCs w:val="22"/>
        </w:rPr>
        <w:t>, 64-75.</w:t>
      </w:r>
    </w:p>
    <w:p w14:paraId="52DCED04" w14:textId="77777777" w:rsidR="001B252F" w:rsidRPr="00A32706" w:rsidRDefault="001B252F" w:rsidP="001B252F">
      <w:pPr>
        <w:ind w:left="720" w:hanging="720"/>
        <w:rPr>
          <w:sz w:val="22"/>
          <w:szCs w:val="22"/>
        </w:rPr>
      </w:pPr>
      <w:proofErr w:type="spellStart"/>
      <w:r w:rsidRPr="00A32706">
        <w:rPr>
          <w:sz w:val="22"/>
          <w:szCs w:val="22"/>
        </w:rPr>
        <w:t>Wardropper</w:t>
      </w:r>
      <w:proofErr w:type="spellEnd"/>
      <w:r w:rsidRPr="00A32706">
        <w:rPr>
          <w:sz w:val="22"/>
          <w:szCs w:val="22"/>
        </w:rPr>
        <w:t xml:space="preserve">, C. B., </w:t>
      </w:r>
      <w:proofErr w:type="spellStart"/>
      <w:r w:rsidRPr="00A32706">
        <w:rPr>
          <w:sz w:val="22"/>
          <w:szCs w:val="22"/>
        </w:rPr>
        <w:t>Genskow</w:t>
      </w:r>
      <w:proofErr w:type="spellEnd"/>
      <w:r w:rsidRPr="00A32706">
        <w:rPr>
          <w:sz w:val="22"/>
          <w:szCs w:val="22"/>
        </w:rPr>
        <w:t xml:space="preserve">, K., Lavoie, A., Franklin, D., Usher, E., Wilke, A., ... &amp; </w:t>
      </w:r>
      <w:proofErr w:type="spellStart"/>
      <w:r w:rsidRPr="00A32706">
        <w:rPr>
          <w:sz w:val="22"/>
          <w:szCs w:val="22"/>
        </w:rPr>
        <w:t>Rissman</w:t>
      </w:r>
      <w:proofErr w:type="spellEnd"/>
      <w:r w:rsidRPr="00A32706">
        <w:rPr>
          <w:sz w:val="22"/>
          <w:szCs w:val="22"/>
        </w:rPr>
        <w:t xml:space="preserve">, A. (2023). Policy process and problem framing for state Nutrient Reduction Strategies in the US Upper Mississippi River Basin. </w:t>
      </w:r>
      <w:r w:rsidRPr="00A32706">
        <w:rPr>
          <w:i/>
          <w:iCs/>
          <w:sz w:val="22"/>
          <w:szCs w:val="22"/>
        </w:rPr>
        <w:t>Journal of Soil and Water Conservation</w:t>
      </w:r>
      <w:r w:rsidRPr="00A32706">
        <w:rPr>
          <w:sz w:val="22"/>
          <w:szCs w:val="22"/>
        </w:rPr>
        <w:t xml:space="preserve">, </w:t>
      </w:r>
      <w:r w:rsidRPr="00A32706">
        <w:rPr>
          <w:i/>
          <w:iCs/>
          <w:sz w:val="22"/>
          <w:szCs w:val="22"/>
        </w:rPr>
        <w:t>78</w:t>
      </w:r>
      <w:r w:rsidRPr="00A32706">
        <w:rPr>
          <w:sz w:val="22"/>
          <w:szCs w:val="22"/>
        </w:rPr>
        <w:t>(1), 70-81.</w:t>
      </w:r>
    </w:p>
    <w:p w14:paraId="007D89F0" w14:textId="77777777" w:rsidR="001B252F" w:rsidRPr="00A32706" w:rsidRDefault="001B252F" w:rsidP="001B252F">
      <w:pPr>
        <w:ind w:left="720" w:hanging="720"/>
        <w:rPr>
          <w:sz w:val="22"/>
          <w:szCs w:val="22"/>
        </w:rPr>
      </w:pPr>
      <w:r w:rsidRPr="00A32706">
        <w:rPr>
          <w:sz w:val="22"/>
          <w:szCs w:val="22"/>
        </w:rPr>
        <w:lastRenderedPageBreak/>
        <w:t xml:space="preserve">Waring, E.R., </w:t>
      </w:r>
      <w:proofErr w:type="spellStart"/>
      <w:r w:rsidRPr="00A32706">
        <w:rPr>
          <w:sz w:val="22"/>
          <w:szCs w:val="22"/>
        </w:rPr>
        <w:t>Lagzdins</w:t>
      </w:r>
      <w:proofErr w:type="spellEnd"/>
      <w:r w:rsidRPr="00A32706">
        <w:rPr>
          <w:sz w:val="22"/>
          <w:szCs w:val="22"/>
        </w:rPr>
        <w:t>, A., Pederson, C., and M.J. Helmers. 2020. Influence of no-till and a winter rye cover crop on nitrate losses from tile-drained row-crop agriculture in Iowa. Journal of Environmental Quality, 49: 292-303. https://acsess.onlinelibrary.wiley.com/doi/pdfdirect/10.1002/jeq2.20056?casa_token=xnblEva4bCsAAAAA:1i8S0q1f9y4rTuzSy8UIRAU5kn75TYtl0Wr1Lt8XBZx2mJiMVtoRnMbtZYcQRUE7GGeJy2ACyqmGvEKgRw</w:t>
      </w:r>
    </w:p>
    <w:p w14:paraId="234BF32A" w14:textId="77777777" w:rsidR="001B252F" w:rsidRPr="00A32706" w:rsidRDefault="001B252F" w:rsidP="001B252F">
      <w:pPr>
        <w:ind w:left="720" w:hanging="720"/>
        <w:rPr>
          <w:sz w:val="22"/>
          <w:szCs w:val="22"/>
        </w:rPr>
      </w:pPr>
      <w:r w:rsidRPr="00A32706">
        <w:rPr>
          <w:sz w:val="22"/>
          <w:szCs w:val="22"/>
        </w:rPr>
        <w:br w:type="page"/>
      </w:r>
    </w:p>
    <w:bookmarkEnd w:id="218"/>
    <w:p w14:paraId="029A8AC1" w14:textId="38133042" w:rsidR="00B51151" w:rsidRPr="00F82A0B" w:rsidRDefault="00B51151" w:rsidP="00B51151">
      <w:pPr>
        <w:rPr>
          <w:sz w:val="22"/>
          <w:szCs w:val="22"/>
        </w:rPr>
      </w:pPr>
      <w:r w:rsidRPr="00F82A0B">
        <w:rPr>
          <w:b/>
          <w:sz w:val="22"/>
          <w:szCs w:val="22"/>
        </w:rPr>
        <w:lastRenderedPageBreak/>
        <w:t>Table 1.</w:t>
      </w:r>
      <w:r w:rsidRPr="00F82A0B">
        <w:rPr>
          <w:sz w:val="22"/>
          <w:szCs w:val="22"/>
        </w:rPr>
        <w:t xml:space="preserve"> </w:t>
      </w:r>
      <w:r w:rsidR="0032135E" w:rsidRPr="00F82A0B">
        <w:rPr>
          <w:sz w:val="22"/>
          <w:szCs w:val="22"/>
        </w:rPr>
        <w:t>Extent</w:t>
      </w:r>
      <w:r w:rsidR="00C56397" w:rsidRPr="00F82A0B">
        <w:rPr>
          <w:sz w:val="22"/>
          <w:szCs w:val="22"/>
        </w:rPr>
        <w:t xml:space="preserve"> </w:t>
      </w:r>
      <w:r w:rsidR="0032135E" w:rsidRPr="00F82A0B">
        <w:rPr>
          <w:sz w:val="22"/>
          <w:szCs w:val="22"/>
        </w:rPr>
        <w:t xml:space="preserve">of </w:t>
      </w:r>
      <w:proofErr w:type="spellStart"/>
      <w:r w:rsidR="0032135E" w:rsidRPr="00F82A0B">
        <w:rPr>
          <w:sz w:val="22"/>
          <w:szCs w:val="22"/>
        </w:rPr>
        <w:t>supplyshed</w:t>
      </w:r>
      <w:proofErr w:type="spellEnd"/>
      <w:r w:rsidR="0032135E" w:rsidRPr="00F82A0B">
        <w:rPr>
          <w:sz w:val="22"/>
          <w:szCs w:val="22"/>
        </w:rPr>
        <w:t xml:space="preserve"> </w:t>
      </w:r>
      <w:r w:rsidR="00C56397" w:rsidRPr="00F82A0B">
        <w:rPr>
          <w:sz w:val="22"/>
          <w:szCs w:val="22"/>
        </w:rPr>
        <w:t xml:space="preserve">and major land resource area (MLRA) </w:t>
      </w:r>
      <w:r w:rsidR="0032135E" w:rsidRPr="00F82A0B">
        <w:rPr>
          <w:sz w:val="22"/>
          <w:szCs w:val="22"/>
        </w:rPr>
        <w:t xml:space="preserve">in the targeted land </w:t>
      </w:r>
      <w:r w:rsidR="00C56397" w:rsidRPr="00F82A0B">
        <w:rPr>
          <w:sz w:val="22"/>
          <w:szCs w:val="22"/>
        </w:rPr>
        <w:t xml:space="preserve">use, including </w:t>
      </w:r>
      <w:r w:rsidR="0032135E" w:rsidRPr="00F82A0B">
        <w:rPr>
          <w:sz w:val="22"/>
          <w:szCs w:val="22"/>
        </w:rPr>
        <w:t>continuous</w:t>
      </w:r>
      <w:r w:rsidR="00C56397" w:rsidRPr="00F82A0B">
        <w:rPr>
          <w:sz w:val="22"/>
          <w:szCs w:val="22"/>
        </w:rPr>
        <w:t xml:space="preserve"> </w:t>
      </w:r>
      <w:r w:rsidR="0032135E" w:rsidRPr="00F82A0B">
        <w:rPr>
          <w:sz w:val="22"/>
          <w:szCs w:val="22"/>
        </w:rPr>
        <w:t>corn (CC) and corn-soybean (CS) rotation</w:t>
      </w:r>
      <w:r w:rsidR="00C56397" w:rsidRPr="00F82A0B">
        <w:rPr>
          <w:sz w:val="22"/>
          <w:szCs w:val="22"/>
        </w:rPr>
        <w:t xml:space="preserve"> and existing prairie cover as reported by the National Conservation Easement Database (NCED 2025)</w:t>
      </w:r>
      <w:r w:rsidR="0032135E" w:rsidRPr="00F82A0B">
        <w:rPr>
          <w:sz w:val="22"/>
          <w:szCs w:val="22"/>
        </w:rPr>
        <w:t>.</w:t>
      </w:r>
      <w:r w:rsidR="00B36E1E" w:rsidRPr="00F82A0B">
        <w:rPr>
          <w:sz w:val="22"/>
          <w:szCs w:val="22"/>
        </w:rPr>
        <w:t xml:space="preserve"> </w:t>
      </w:r>
    </w:p>
    <w:p w14:paraId="7C7B854E" w14:textId="77777777" w:rsidR="00B36E1E" w:rsidRPr="006776FA" w:rsidRDefault="00B36E1E" w:rsidP="00B51151">
      <w:pPr>
        <w:rPr>
          <w:sz w:val="20"/>
          <w:szCs w:val="20"/>
        </w:rPr>
      </w:pPr>
    </w:p>
    <w:tbl>
      <w:tblPr>
        <w:tblStyle w:val="TableGrid"/>
        <w:tblW w:w="7555" w:type="dxa"/>
        <w:tblLayout w:type="fixed"/>
        <w:tblLook w:val="04A0" w:firstRow="1" w:lastRow="0" w:firstColumn="1" w:lastColumn="0" w:noHBand="0" w:noVBand="1"/>
      </w:tblPr>
      <w:tblGrid>
        <w:gridCol w:w="1795"/>
        <w:gridCol w:w="1170"/>
        <w:gridCol w:w="1080"/>
        <w:gridCol w:w="1170"/>
        <w:gridCol w:w="990"/>
        <w:gridCol w:w="1350"/>
      </w:tblGrid>
      <w:tr w:rsidR="00B51151" w:rsidRPr="006776FA" w14:paraId="253B6D99" w14:textId="77777777" w:rsidTr="00796D93">
        <w:trPr>
          <w:trHeight w:val="208"/>
        </w:trPr>
        <w:tc>
          <w:tcPr>
            <w:tcW w:w="1795" w:type="dxa"/>
            <w:vMerge w:val="restart"/>
            <w:vAlign w:val="center"/>
          </w:tcPr>
          <w:p w14:paraId="7DC9B380" w14:textId="77777777" w:rsidR="00B51151" w:rsidRPr="006776FA" w:rsidRDefault="00B51151" w:rsidP="00796D93">
            <w:pPr>
              <w:jc w:val="center"/>
              <w:rPr>
                <w:b/>
                <w:sz w:val="20"/>
                <w:szCs w:val="20"/>
              </w:rPr>
            </w:pPr>
            <w:r w:rsidRPr="006776FA">
              <w:rPr>
                <w:b/>
                <w:sz w:val="20"/>
                <w:szCs w:val="20"/>
              </w:rPr>
              <w:t>Current Land Use and Land Cover</w:t>
            </w:r>
          </w:p>
        </w:tc>
        <w:tc>
          <w:tcPr>
            <w:tcW w:w="4410" w:type="dxa"/>
            <w:gridSpan w:val="4"/>
          </w:tcPr>
          <w:p w14:paraId="3DF827D8" w14:textId="77777777" w:rsidR="00B51151" w:rsidRPr="006776FA" w:rsidRDefault="00B51151" w:rsidP="00796D93">
            <w:pPr>
              <w:jc w:val="center"/>
              <w:rPr>
                <w:b/>
                <w:sz w:val="20"/>
                <w:szCs w:val="20"/>
              </w:rPr>
            </w:pPr>
            <w:r w:rsidRPr="006776FA">
              <w:rPr>
                <w:b/>
                <w:sz w:val="20"/>
                <w:szCs w:val="20"/>
              </w:rPr>
              <w:t>MLRA AREA INTERSECTED (hectares)</w:t>
            </w:r>
          </w:p>
        </w:tc>
        <w:tc>
          <w:tcPr>
            <w:tcW w:w="1350" w:type="dxa"/>
            <w:vMerge w:val="restart"/>
            <w:vAlign w:val="center"/>
          </w:tcPr>
          <w:p w14:paraId="741D5B10" w14:textId="77777777" w:rsidR="00B51151" w:rsidRPr="006776FA" w:rsidRDefault="00B51151" w:rsidP="00796D93">
            <w:pPr>
              <w:jc w:val="center"/>
              <w:rPr>
                <w:b/>
                <w:sz w:val="20"/>
                <w:szCs w:val="20"/>
              </w:rPr>
            </w:pPr>
            <w:proofErr w:type="spellStart"/>
            <w:r w:rsidRPr="006776FA">
              <w:rPr>
                <w:b/>
                <w:sz w:val="20"/>
                <w:szCs w:val="20"/>
              </w:rPr>
              <w:t>Supplyshed</w:t>
            </w:r>
            <w:proofErr w:type="spellEnd"/>
          </w:p>
        </w:tc>
      </w:tr>
      <w:tr w:rsidR="00B51151" w:rsidRPr="006776FA" w14:paraId="6D1ED215" w14:textId="77777777" w:rsidTr="00796D93">
        <w:trPr>
          <w:trHeight w:val="208"/>
        </w:trPr>
        <w:tc>
          <w:tcPr>
            <w:tcW w:w="1795" w:type="dxa"/>
            <w:vMerge/>
          </w:tcPr>
          <w:p w14:paraId="73E858ED" w14:textId="77777777" w:rsidR="00B51151" w:rsidRPr="006776FA" w:rsidRDefault="00B51151" w:rsidP="00796D93">
            <w:pPr>
              <w:jc w:val="center"/>
              <w:rPr>
                <w:b/>
                <w:sz w:val="20"/>
                <w:szCs w:val="20"/>
              </w:rPr>
            </w:pPr>
          </w:p>
        </w:tc>
        <w:tc>
          <w:tcPr>
            <w:tcW w:w="1170" w:type="dxa"/>
          </w:tcPr>
          <w:p w14:paraId="33A86DD7" w14:textId="77777777" w:rsidR="00B51151" w:rsidRPr="006776FA" w:rsidRDefault="00B51151" w:rsidP="00796D93">
            <w:pPr>
              <w:jc w:val="center"/>
              <w:rPr>
                <w:b/>
                <w:sz w:val="20"/>
                <w:szCs w:val="20"/>
              </w:rPr>
            </w:pPr>
            <w:r w:rsidRPr="006776FA">
              <w:rPr>
                <w:b/>
                <w:sz w:val="20"/>
                <w:szCs w:val="20"/>
              </w:rPr>
              <w:t>104</w:t>
            </w:r>
          </w:p>
        </w:tc>
        <w:tc>
          <w:tcPr>
            <w:tcW w:w="1080" w:type="dxa"/>
          </w:tcPr>
          <w:p w14:paraId="5F8AA0C1" w14:textId="77777777" w:rsidR="00B51151" w:rsidRPr="006776FA" w:rsidRDefault="00B51151" w:rsidP="00796D93">
            <w:pPr>
              <w:jc w:val="center"/>
              <w:rPr>
                <w:b/>
                <w:sz w:val="20"/>
                <w:szCs w:val="20"/>
              </w:rPr>
            </w:pPr>
            <w:r w:rsidRPr="006776FA">
              <w:rPr>
                <w:b/>
                <w:sz w:val="20"/>
                <w:szCs w:val="20"/>
              </w:rPr>
              <w:t>105</w:t>
            </w:r>
          </w:p>
        </w:tc>
        <w:tc>
          <w:tcPr>
            <w:tcW w:w="1170" w:type="dxa"/>
          </w:tcPr>
          <w:p w14:paraId="6445E92C" w14:textId="77777777" w:rsidR="00B51151" w:rsidRPr="006776FA" w:rsidRDefault="00B51151" w:rsidP="00796D93">
            <w:pPr>
              <w:jc w:val="center"/>
              <w:rPr>
                <w:b/>
                <w:sz w:val="20"/>
                <w:szCs w:val="20"/>
              </w:rPr>
            </w:pPr>
            <w:r w:rsidRPr="006776FA">
              <w:rPr>
                <w:b/>
                <w:sz w:val="20"/>
                <w:szCs w:val="20"/>
              </w:rPr>
              <w:t>108c</w:t>
            </w:r>
          </w:p>
        </w:tc>
        <w:tc>
          <w:tcPr>
            <w:tcW w:w="990" w:type="dxa"/>
          </w:tcPr>
          <w:p w14:paraId="690F2DC0" w14:textId="77777777" w:rsidR="00B51151" w:rsidRPr="006776FA" w:rsidRDefault="00B51151" w:rsidP="00796D93">
            <w:pPr>
              <w:jc w:val="center"/>
              <w:rPr>
                <w:b/>
                <w:sz w:val="20"/>
                <w:szCs w:val="20"/>
              </w:rPr>
            </w:pPr>
            <w:r w:rsidRPr="006776FA">
              <w:rPr>
                <w:b/>
                <w:sz w:val="20"/>
                <w:szCs w:val="20"/>
              </w:rPr>
              <w:t>115c</w:t>
            </w:r>
          </w:p>
        </w:tc>
        <w:tc>
          <w:tcPr>
            <w:tcW w:w="1350" w:type="dxa"/>
            <w:vMerge/>
          </w:tcPr>
          <w:p w14:paraId="065B06C1" w14:textId="77777777" w:rsidR="00B51151" w:rsidRPr="006776FA" w:rsidRDefault="00B51151" w:rsidP="00796D93">
            <w:pPr>
              <w:jc w:val="center"/>
              <w:rPr>
                <w:b/>
                <w:sz w:val="20"/>
                <w:szCs w:val="20"/>
              </w:rPr>
            </w:pPr>
          </w:p>
        </w:tc>
      </w:tr>
      <w:tr w:rsidR="00B51151" w:rsidRPr="006776FA" w14:paraId="754DEF0B" w14:textId="77777777" w:rsidTr="00796D93">
        <w:trPr>
          <w:trHeight w:val="196"/>
        </w:trPr>
        <w:tc>
          <w:tcPr>
            <w:tcW w:w="1795" w:type="dxa"/>
          </w:tcPr>
          <w:p w14:paraId="0791834F" w14:textId="77777777" w:rsidR="00B51151" w:rsidRPr="006776FA" w:rsidRDefault="00B51151" w:rsidP="00796D93">
            <w:pPr>
              <w:rPr>
                <w:sz w:val="20"/>
                <w:szCs w:val="20"/>
                <w:vertAlign w:val="superscript"/>
              </w:rPr>
            </w:pPr>
            <w:r w:rsidRPr="006776FA">
              <w:rPr>
                <w:sz w:val="20"/>
                <w:szCs w:val="20"/>
              </w:rPr>
              <w:t>Total cropped area</w:t>
            </w:r>
            <w:r w:rsidRPr="006776FA">
              <w:rPr>
                <w:sz w:val="20"/>
                <w:szCs w:val="20"/>
                <w:vertAlign w:val="superscript"/>
              </w:rPr>
              <w:t>1</w:t>
            </w:r>
          </w:p>
        </w:tc>
        <w:tc>
          <w:tcPr>
            <w:tcW w:w="1170" w:type="dxa"/>
            <w:vAlign w:val="center"/>
          </w:tcPr>
          <w:p w14:paraId="74672BA9" w14:textId="77777777" w:rsidR="00B51151" w:rsidRPr="006776FA" w:rsidRDefault="00B51151" w:rsidP="00796D93">
            <w:pPr>
              <w:jc w:val="center"/>
              <w:rPr>
                <w:color w:val="000000"/>
                <w:sz w:val="20"/>
                <w:szCs w:val="20"/>
              </w:rPr>
            </w:pPr>
            <w:r w:rsidRPr="006776FA">
              <w:rPr>
                <w:color w:val="000000"/>
                <w:sz w:val="20"/>
                <w:szCs w:val="20"/>
              </w:rPr>
              <w:t>52,873</w:t>
            </w:r>
          </w:p>
        </w:tc>
        <w:tc>
          <w:tcPr>
            <w:tcW w:w="1080" w:type="dxa"/>
            <w:vAlign w:val="center"/>
          </w:tcPr>
          <w:p w14:paraId="3502FAEA" w14:textId="77777777" w:rsidR="00B51151" w:rsidRPr="006776FA" w:rsidRDefault="00B51151" w:rsidP="00796D93">
            <w:pPr>
              <w:jc w:val="center"/>
              <w:rPr>
                <w:color w:val="000000"/>
                <w:sz w:val="20"/>
                <w:szCs w:val="20"/>
              </w:rPr>
            </w:pPr>
            <w:r w:rsidRPr="006776FA">
              <w:rPr>
                <w:color w:val="000000"/>
                <w:sz w:val="20"/>
                <w:szCs w:val="20"/>
              </w:rPr>
              <w:t>5,208</w:t>
            </w:r>
          </w:p>
        </w:tc>
        <w:tc>
          <w:tcPr>
            <w:tcW w:w="1170" w:type="dxa"/>
            <w:vAlign w:val="center"/>
          </w:tcPr>
          <w:p w14:paraId="4E60BB0C" w14:textId="77777777" w:rsidR="00B51151" w:rsidRPr="006776FA" w:rsidRDefault="00B51151" w:rsidP="00796D93">
            <w:pPr>
              <w:jc w:val="center"/>
              <w:rPr>
                <w:color w:val="000000"/>
                <w:sz w:val="20"/>
                <w:szCs w:val="20"/>
              </w:rPr>
            </w:pPr>
            <w:r w:rsidRPr="006776FA">
              <w:rPr>
                <w:color w:val="000000"/>
                <w:sz w:val="20"/>
                <w:szCs w:val="20"/>
              </w:rPr>
              <w:t>170,354</w:t>
            </w:r>
          </w:p>
        </w:tc>
        <w:tc>
          <w:tcPr>
            <w:tcW w:w="990" w:type="dxa"/>
            <w:vAlign w:val="center"/>
          </w:tcPr>
          <w:p w14:paraId="6FF4A59B" w14:textId="77777777" w:rsidR="00B51151" w:rsidRPr="006776FA" w:rsidRDefault="00B51151" w:rsidP="00796D93">
            <w:pPr>
              <w:jc w:val="center"/>
              <w:rPr>
                <w:color w:val="000000"/>
                <w:sz w:val="20"/>
                <w:szCs w:val="20"/>
              </w:rPr>
            </w:pPr>
            <w:r w:rsidRPr="006776FA">
              <w:rPr>
                <w:color w:val="000000"/>
                <w:sz w:val="20"/>
                <w:szCs w:val="20"/>
              </w:rPr>
              <w:t>667</w:t>
            </w:r>
          </w:p>
        </w:tc>
        <w:tc>
          <w:tcPr>
            <w:tcW w:w="1350" w:type="dxa"/>
          </w:tcPr>
          <w:p w14:paraId="17821AE1" w14:textId="77777777" w:rsidR="00B51151" w:rsidRPr="006776FA" w:rsidRDefault="00B51151" w:rsidP="00796D93">
            <w:pPr>
              <w:jc w:val="center"/>
              <w:rPr>
                <w:color w:val="000000"/>
                <w:sz w:val="20"/>
                <w:szCs w:val="20"/>
              </w:rPr>
            </w:pPr>
            <w:r w:rsidRPr="006776FA">
              <w:rPr>
                <w:color w:val="000000"/>
                <w:sz w:val="20"/>
                <w:szCs w:val="20"/>
              </w:rPr>
              <w:t>229,102</w:t>
            </w:r>
          </w:p>
        </w:tc>
      </w:tr>
      <w:tr w:rsidR="00B51151" w:rsidRPr="006776FA" w14:paraId="21F07982" w14:textId="77777777" w:rsidTr="00796D93">
        <w:trPr>
          <w:trHeight w:val="208"/>
        </w:trPr>
        <w:tc>
          <w:tcPr>
            <w:tcW w:w="1795" w:type="dxa"/>
          </w:tcPr>
          <w:p w14:paraId="49D879DF" w14:textId="77777777" w:rsidR="00B51151" w:rsidRPr="006776FA" w:rsidRDefault="00B51151" w:rsidP="00796D93">
            <w:pPr>
              <w:jc w:val="right"/>
              <w:rPr>
                <w:sz w:val="20"/>
                <w:szCs w:val="20"/>
                <w:vertAlign w:val="superscript"/>
              </w:rPr>
            </w:pPr>
            <w:r w:rsidRPr="006776FA">
              <w:rPr>
                <w:sz w:val="20"/>
                <w:szCs w:val="20"/>
              </w:rPr>
              <w:t>CC</w:t>
            </w:r>
          </w:p>
        </w:tc>
        <w:tc>
          <w:tcPr>
            <w:tcW w:w="1170" w:type="dxa"/>
          </w:tcPr>
          <w:p w14:paraId="10C84A0A" w14:textId="77777777" w:rsidR="00B51151" w:rsidRPr="006776FA" w:rsidRDefault="00B51151" w:rsidP="00796D93">
            <w:pPr>
              <w:jc w:val="center"/>
              <w:rPr>
                <w:sz w:val="20"/>
                <w:szCs w:val="20"/>
              </w:rPr>
            </w:pPr>
            <w:r w:rsidRPr="006776FA">
              <w:rPr>
                <w:sz w:val="20"/>
                <w:szCs w:val="20"/>
              </w:rPr>
              <w:t>2,730</w:t>
            </w:r>
          </w:p>
        </w:tc>
        <w:tc>
          <w:tcPr>
            <w:tcW w:w="1080" w:type="dxa"/>
          </w:tcPr>
          <w:p w14:paraId="6ECD15EE" w14:textId="77777777" w:rsidR="00B51151" w:rsidRPr="006776FA" w:rsidRDefault="00B51151" w:rsidP="00796D93">
            <w:pPr>
              <w:jc w:val="center"/>
              <w:rPr>
                <w:sz w:val="20"/>
                <w:szCs w:val="20"/>
              </w:rPr>
            </w:pPr>
            <w:r w:rsidRPr="006776FA">
              <w:rPr>
                <w:sz w:val="20"/>
                <w:szCs w:val="20"/>
              </w:rPr>
              <w:t>345</w:t>
            </w:r>
          </w:p>
        </w:tc>
        <w:tc>
          <w:tcPr>
            <w:tcW w:w="1170" w:type="dxa"/>
          </w:tcPr>
          <w:p w14:paraId="4CCF436C" w14:textId="77777777" w:rsidR="00B51151" w:rsidRPr="006776FA" w:rsidRDefault="00B51151" w:rsidP="00796D93">
            <w:pPr>
              <w:jc w:val="center"/>
              <w:rPr>
                <w:sz w:val="20"/>
                <w:szCs w:val="20"/>
              </w:rPr>
            </w:pPr>
            <w:r w:rsidRPr="006776FA">
              <w:rPr>
                <w:sz w:val="20"/>
                <w:szCs w:val="20"/>
              </w:rPr>
              <w:t>13,171</w:t>
            </w:r>
          </w:p>
        </w:tc>
        <w:tc>
          <w:tcPr>
            <w:tcW w:w="990" w:type="dxa"/>
          </w:tcPr>
          <w:p w14:paraId="465A58BB" w14:textId="77777777" w:rsidR="00B51151" w:rsidRPr="006776FA" w:rsidRDefault="00B51151" w:rsidP="00796D93">
            <w:pPr>
              <w:jc w:val="center"/>
              <w:rPr>
                <w:sz w:val="20"/>
                <w:szCs w:val="20"/>
              </w:rPr>
            </w:pPr>
            <w:r w:rsidRPr="006776FA">
              <w:rPr>
                <w:sz w:val="20"/>
                <w:szCs w:val="20"/>
              </w:rPr>
              <w:t>24</w:t>
            </w:r>
          </w:p>
        </w:tc>
        <w:tc>
          <w:tcPr>
            <w:tcW w:w="1350" w:type="dxa"/>
          </w:tcPr>
          <w:p w14:paraId="130AD740" w14:textId="77777777" w:rsidR="00B51151" w:rsidRPr="006776FA" w:rsidRDefault="00B51151" w:rsidP="00796D93">
            <w:pPr>
              <w:jc w:val="center"/>
              <w:rPr>
                <w:sz w:val="20"/>
                <w:szCs w:val="20"/>
              </w:rPr>
            </w:pPr>
            <w:r w:rsidRPr="006776FA">
              <w:rPr>
                <w:sz w:val="20"/>
                <w:szCs w:val="20"/>
              </w:rPr>
              <w:t>16,270</w:t>
            </w:r>
          </w:p>
        </w:tc>
      </w:tr>
      <w:tr w:rsidR="00B51151" w:rsidRPr="006776FA" w14:paraId="61373F5C" w14:textId="77777777" w:rsidTr="00796D93">
        <w:trPr>
          <w:trHeight w:val="196"/>
        </w:trPr>
        <w:tc>
          <w:tcPr>
            <w:tcW w:w="1795" w:type="dxa"/>
          </w:tcPr>
          <w:p w14:paraId="2172401A" w14:textId="77777777" w:rsidR="00B51151" w:rsidRPr="006776FA" w:rsidRDefault="00B51151" w:rsidP="00796D93">
            <w:pPr>
              <w:jc w:val="right"/>
              <w:rPr>
                <w:sz w:val="20"/>
                <w:szCs w:val="20"/>
                <w:vertAlign w:val="superscript"/>
              </w:rPr>
            </w:pPr>
            <w:r w:rsidRPr="006776FA">
              <w:rPr>
                <w:sz w:val="20"/>
                <w:szCs w:val="20"/>
              </w:rPr>
              <w:t>CS</w:t>
            </w:r>
          </w:p>
        </w:tc>
        <w:tc>
          <w:tcPr>
            <w:tcW w:w="1170" w:type="dxa"/>
            <w:vAlign w:val="bottom"/>
          </w:tcPr>
          <w:p w14:paraId="3711F10D" w14:textId="77777777" w:rsidR="00B51151" w:rsidRPr="006776FA" w:rsidRDefault="00B51151" w:rsidP="00796D93">
            <w:pPr>
              <w:jc w:val="center"/>
              <w:rPr>
                <w:color w:val="000000"/>
                <w:sz w:val="20"/>
                <w:szCs w:val="20"/>
              </w:rPr>
            </w:pPr>
            <w:r w:rsidRPr="006776FA">
              <w:rPr>
                <w:color w:val="000000"/>
                <w:sz w:val="20"/>
                <w:szCs w:val="20"/>
              </w:rPr>
              <w:t>50,143</w:t>
            </w:r>
          </w:p>
        </w:tc>
        <w:tc>
          <w:tcPr>
            <w:tcW w:w="1080" w:type="dxa"/>
            <w:vAlign w:val="bottom"/>
          </w:tcPr>
          <w:p w14:paraId="46593DC3" w14:textId="77777777" w:rsidR="00B51151" w:rsidRPr="006776FA" w:rsidRDefault="00B51151" w:rsidP="00796D93">
            <w:pPr>
              <w:jc w:val="center"/>
              <w:rPr>
                <w:color w:val="000000"/>
                <w:sz w:val="20"/>
                <w:szCs w:val="20"/>
              </w:rPr>
            </w:pPr>
            <w:r w:rsidRPr="006776FA">
              <w:rPr>
                <w:color w:val="000000"/>
                <w:sz w:val="20"/>
                <w:szCs w:val="20"/>
              </w:rPr>
              <w:t>4,863</w:t>
            </w:r>
          </w:p>
        </w:tc>
        <w:tc>
          <w:tcPr>
            <w:tcW w:w="1170" w:type="dxa"/>
            <w:vAlign w:val="bottom"/>
          </w:tcPr>
          <w:p w14:paraId="68A34AF6" w14:textId="77777777" w:rsidR="00B51151" w:rsidRPr="006776FA" w:rsidRDefault="00B51151" w:rsidP="00796D93">
            <w:pPr>
              <w:jc w:val="center"/>
              <w:rPr>
                <w:color w:val="000000"/>
                <w:sz w:val="20"/>
                <w:szCs w:val="20"/>
              </w:rPr>
            </w:pPr>
            <w:r w:rsidRPr="006776FA">
              <w:rPr>
                <w:color w:val="000000"/>
                <w:sz w:val="20"/>
                <w:szCs w:val="20"/>
              </w:rPr>
              <w:t>157,183</w:t>
            </w:r>
          </w:p>
        </w:tc>
        <w:tc>
          <w:tcPr>
            <w:tcW w:w="990" w:type="dxa"/>
            <w:vAlign w:val="bottom"/>
          </w:tcPr>
          <w:p w14:paraId="5B7FB980" w14:textId="77777777" w:rsidR="00B51151" w:rsidRPr="006776FA" w:rsidRDefault="00B51151" w:rsidP="00796D93">
            <w:pPr>
              <w:jc w:val="center"/>
              <w:rPr>
                <w:color w:val="000000"/>
                <w:sz w:val="20"/>
                <w:szCs w:val="20"/>
              </w:rPr>
            </w:pPr>
            <w:r w:rsidRPr="006776FA">
              <w:rPr>
                <w:color w:val="000000"/>
                <w:sz w:val="20"/>
                <w:szCs w:val="20"/>
              </w:rPr>
              <w:t>643</w:t>
            </w:r>
          </w:p>
        </w:tc>
        <w:tc>
          <w:tcPr>
            <w:tcW w:w="1350" w:type="dxa"/>
          </w:tcPr>
          <w:p w14:paraId="4DFC4030" w14:textId="77777777" w:rsidR="00B51151" w:rsidRPr="006776FA" w:rsidRDefault="00B51151" w:rsidP="00796D93">
            <w:pPr>
              <w:jc w:val="center"/>
              <w:rPr>
                <w:color w:val="000000"/>
                <w:sz w:val="20"/>
                <w:szCs w:val="20"/>
              </w:rPr>
            </w:pPr>
            <w:r w:rsidRPr="006776FA">
              <w:rPr>
                <w:color w:val="000000"/>
                <w:sz w:val="20"/>
                <w:szCs w:val="20"/>
              </w:rPr>
              <w:t>212,832</w:t>
            </w:r>
          </w:p>
        </w:tc>
      </w:tr>
      <w:tr w:rsidR="00B51151" w:rsidRPr="006776FA" w14:paraId="4777DC75" w14:textId="77777777" w:rsidTr="00796D93">
        <w:trPr>
          <w:trHeight w:val="416"/>
        </w:trPr>
        <w:tc>
          <w:tcPr>
            <w:tcW w:w="1795" w:type="dxa"/>
          </w:tcPr>
          <w:p w14:paraId="1F86A908" w14:textId="77777777" w:rsidR="00B51151" w:rsidRPr="006776FA" w:rsidRDefault="00B51151" w:rsidP="00796D93">
            <w:pPr>
              <w:rPr>
                <w:sz w:val="20"/>
                <w:szCs w:val="20"/>
              </w:rPr>
            </w:pPr>
            <w:r w:rsidRPr="006776FA">
              <w:rPr>
                <w:sz w:val="20"/>
                <w:szCs w:val="20"/>
              </w:rPr>
              <w:t>Current permanent easements (NCED)</w:t>
            </w:r>
          </w:p>
        </w:tc>
        <w:tc>
          <w:tcPr>
            <w:tcW w:w="1170" w:type="dxa"/>
            <w:vAlign w:val="center"/>
          </w:tcPr>
          <w:p w14:paraId="0C0F4E02" w14:textId="77777777" w:rsidR="00B51151" w:rsidRPr="006776FA" w:rsidRDefault="00B51151" w:rsidP="00796D93">
            <w:pPr>
              <w:jc w:val="center"/>
              <w:rPr>
                <w:color w:val="000000"/>
                <w:sz w:val="20"/>
                <w:szCs w:val="20"/>
              </w:rPr>
            </w:pPr>
            <w:r w:rsidRPr="006776FA">
              <w:rPr>
                <w:color w:val="000000"/>
                <w:sz w:val="20"/>
                <w:szCs w:val="20"/>
              </w:rPr>
              <w:t>1,110</w:t>
            </w:r>
          </w:p>
        </w:tc>
        <w:tc>
          <w:tcPr>
            <w:tcW w:w="1080" w:type="dxa"/>
            <w:vAlign w:val="center"/>
          </w:tcPr>
          <w:p w14:paraId="42305BBF" w14:textId="77777777" w:rsidR="00B51151" w:rsidRPr="006776FA" w:rsidRDefault="00B51151" w:rsidP="00796D93">
            <w:pPr>
              <w:jc w:val="center"/>
              <w:rPr>
                <w:color w:val="000000"/>
                <w:sz w:val="20"/>
                <w:szCs w:val="20"/>
              </w:rPr>
            </w:pPr>
            <w:r w:rsidRPr="006776FA">
              <w:rPr>
                <w:color w:val="000000"/>
                <w:sz w:val="20"/>
                <w:szCs w:val="20"/>
              </w:rPr>
              <w:t>0</w:t>
            </w:r>
          </w:p>
        </w:tc>
        <w:tc>
          <w:tcPr>
            <w:tcW w:w="1170" w:type="dxa"/>
            <w:vAlign w:val="center"/>
          </w:tcPr>
          <w:p w14:paraId="543C90FE" w14:textId="77777777" w:rsidR="00B51151" w:rsidRPr="006776FA" w:rsidRDefault="00B51151" w:rsidP="00796D93">
            <w:pPr>
              <w:jc w:val="center"/>
              <w:rPr>
                <w:color w:val="000000"/>
                <w:sz w:val="20"/>
                <w:szCs w:val="20"/>
              </w:rPr>
            </w:pPr>
            <w:r w:rsidRPr="006776FA">
              <w:rPr>
                <w:color w:val="000000"/>
                <w:sz w:val="20"/>
                <w:szCs w:val="20"/>
              </w:rPr>
              <w:t>1,109</w:t>
            </w:r>
          </w:p>
        </w:tc>
        <w:tc>
          <w:tcPr>
            <w:tcW w:w="990" w:type="dxa"/>
            <w:vAlign w:val="center"/>
          </w:tcPr>
          <w:p w14:paraId="32933B9D" w14:textId="77777777" w:rsidR="00B51151" w:rsidRPr="006776FA" w:rsidRDefault="00B51151" w:rsidP="00796D93">
            <w:pPr>
              <w:jc w:val="center"/>
              <w:rPr>
                <w:color w:val="000000"/>
                <w:sz w:val="20"/>
                <w:szCs w:val="20"/>
              </w:rPr>
            </w:pPr>
            <w:r w:rsidRPr="006776FA">
              <w:rPr>
                <w:color w:val="000000"/>
                <w:sz w:val="20"/>
                <w:szCs w:val="20"/>
              </w:rPr>
              <w:t>16</w:t>
            </w:r>
          </w:p>
        </w:tc>
        <w:tc>
          <w:tcPr>
            <w:tcW w:w="1350" w:type="dxa"/>
            <w:vAlign w:val="center"/>
          </w:tcPr>
          <w:p w14:paraId="5562B99F" w14:textId="77777777" w:rsidR="00B51151" w:rsidRPr="006776FA" w:rsidRDefault="00B51151" w:rsidP="00796D93">
            <w:pPr>
              <w:jc w:val="center"/>
              <w:rPr>
                <w:color w:val="000000"/>
                <w:sz w:val="20"/>
                <w:szCs w:val="20"/>
              </w:rPr>
            </w:pPr>
            <w:r w:rsidRPr="006776FA">
              <w:rPr>
                <w:color w:val="000000"/>
                <w:sz w:val="20"/>
                <w:szCs w:val="20"/>
              </w:rPr>
              <w:t>2,235</w:t>
            </w:r>
          </w:p>
        </w:tc>
      </w:tr>
      <w:tr w:rsidR="00A75880" w:rsidRPr="006776FA" w14:paraId="28B1D9C0" w14:textId="77777777" w:rsidTr="00796D93">
        <w:trPr>
          <w:trHeight w:val="416"/>
        </w:trPr>
        <w:tc>
          <w:tcPr>
            <w:tcW w:w="1795" w:type="dxa"/>
          </w:tcPr>
          <w:p w14:paraId="72262C41" w14:textId="55C02CC4" w:rsidR="00A75880" w:rsidRPr="006776FA" w:rsidRDefault="00A75880" w:rsidP="00A75880">
            <w:pPr>
              <w:rPr>
                <w:sz w:val="20"/>
                <w:szCs w:val="20"/>
              </w:rPr>
            </w:pPr>
            <w:r w:rsidRPr="006776FA">
              <w:rPr>
                <w:sz w:val="20"/>
                <w:szCs w:val="20"/>
              </w:rPr>
              <w:t>Total Area</w:t>
            </w:r>
          </w:p>
        </w:tc>
        <w:tc>
          <w:tcPr>
            <w:tcW w:w="1170" w:type="dxa"/>
            <w:vAlign w:val="center"/>
          </w:tcPr>
          <w:p w14:paraId="3D7CC13C" w14:textId="48824527" w:rsidR="00A75880" w:rsidRPr="006776FA" w:rsidRDefault="00A75880" w:rsidP="00A75880">
            <w:pPr>
              <w:jc w:val="center"/>
              <w:rPr>
                <w:color w:val="000000"/>
                <w:sz w:val="20"/>
                <w:szCs w:val="20"/>
              </w:rPr>
            </w:pPr>
            <w:r w:rsidRPr="006776FA">
              <w:rPr>
                <w:sz w:val="20"/>
                <w:szCs w:val="20"/>
              </w:rPr>
              <w:t>66,525</w:t>
            </w:r>
          </w:p>
        </w:tc>
        <w:tc>
          <w:tcPr>
            <w:tcW w:w="1080" w:type="dxa"/>
            <w:vAlign w:val="center"/>
          </w:tcPr>
          <w:p w14:paraId="760DEBF1" w14:textId="48A3BCDD" w:rsidR="00A75880" w:rsidRPr="006776FA" w:rsidRDefault="00A75880" w:rsidP="00A75880">
            <w:pPr>
              <w:jc w:val="center"/>
              <w:rPr>
                <w:color w:val="000000"/>
                <w:sz w:val="20"/>
                <w:szCs w:val="20"/>
              </w:rPr>
            </w:pPr>
            <w:r w:rsidRPr="006776FA">
              <w:rPr>
                <w:sz w:val="20"/>
                <w:szCs w:val="20"/>
              </w:rPr>
              <w:t>5,341</w:t>
            </w:r>
          </w:p>
        </w:tc>
        <w:tc>
          <w:tcPr>
            <w:tcW w:w="1170" w:type="dxa"/>
            <w:vAlign w:val="center"/>
          </w:tcPr>
          <w:p w14:paraId="0F2171E4" w14:textId="4C914001" w:rsidR="00A75880" w:rsidRPr="006776FA" w:rsidRDefault="00A75880" w:rsidP="00A75880">
            <w:pPr>
              <w:jc w:val="center"/>
              <w:rPr>
                <w:color w:val="000000"/>
                <w:sz w:val="20"/>
                <w:szCs w:val="20"/>
              </w:rPr>
            </w:pPr>
            <w:r w:rsidRPr="006776FA">
              <w:rPr>
                <w:sz w:val="20"/>
                <w:szCs w:val="20"/>
              </w:rPr>
              <w:t>235,690</w:t>
            </w:r>
          </w:p>
        </w:tc>
        <w:tc>
          <w:tcPr>
            <w:tcW w:w="990" w:type="dxa"/>
            <w:vAlign w:val="center"/>
          </w:tcPr>
          <w:p w14:paraId="111AFCB1" w14:textId="7B513868" w:rsidR="00A75880" w:rsidRPr="006776FA" w:rsidRDefault="00A75880" w:rsidP="00A75880">
            <w:pPr>
              <w:jc w:val="center"/>
              <w:rPr>
                <w:color w:val="000000"/>
                <w:sz w:val="20"/>
                <w:szCs w:val="20"/>
              </w:rPr>
            </w:pPr>
            <w:r w:rsidRPr="006776FA">
              <w:rPr>
                <w:sz w:val="20"/>
                <w:szCs w:val="20"/>
              </w:rPr>
              <w:t>6,406</w:t>
            </w:r>
            <w:r w:rsidRPr="006776FA">
              <w:rPr>
                <w:sz w:val="20"/>
                <w:szCs w:val="20"/>
                <w:vertAlign w:val="superscript"/>
              </w:rPr>
              <w:t>2</w:t>
            </w:r>
          </w:p>
        </w:tc>
        <w:tc>
          <w:tcPr>
            <w:tcW w:w="1350" w:type="dxa"/>
            <w:vAlign w:val="center"/>
          </w:tcPr>
          <w:p w14:paraId="535CC301" w14:textId="43375539" w:rsidR="00A75880" w:rsidRPr="006776FA" w:rsidRDefault="00A75880" w:rsidP="00A75880">
            <w:pPr>
              <w:jc w:val="center"/>
              <w:rPr>
                <w:color w:val="000000"/>
                <w:sz w:val="20"/>
                <w:szCs w:val="20"/>
              </w:rPr>
            </w:pPr>
            <w:r w:rsidRPr="006776FA">
              <w:rPr>
                <w:sz w:val="20"/>
                <w:szCs w:val="20"/>
              </w:rPr>
              <w:t>313,962</w:t>
            </w:r>
          </w:p>
        </w:tc>
      </w:tr>
    </w:tbl>
    <w:p w14:paraId="5C514A38" w14:textId="3430D165" w:rsidR="00B51151" w:rsidRPr="006776FA" w:rsidRDefault="00B51151" w:rsidP="00B51151">
      <w:pPr>
        <w:rPr>
          <w:sz w:val="20"/>
          <w:szCs w:val="20"/>
        </w:rPr>
      </w:pPr>
      <w:r w:rsidRPr="006776FA">
        <w:rPr>
          <w:sz w:val="20"/>
          <w:szCs w:val="20"/>
          <w:vertAlign w:val="superscript"/>
        </w:rPr>
        <w:t xml:space="preserve">1  </w:t>
      </w:r>
      <w:r w:rsidRPr="006776FA">
        <w:rPr>
          <w:sz w:val="20"/>
          <w:szCs w:val="20"/>
        </w:rPr>
        <w:t>The total cropped area was estimated using NASS data compiled by ACPF and based on a six-year (2019-2024) crop rotation for a field</w:t>
      </w:r>
      <w:r w:rsidR="00C56397">
        <w:rPr>
          <w:sz w:val="20"/>
          <w:szCs w:val="20"/>
        </w:rPr>
        <w:t>.</w:t>
      </w:r>
    </w:p>
    <w:p w14:paraId="1141583B" w14:textId="77777777" w:rsidR="00B51151" w:rsidRDefault="00B51151" w:rsidP="009F7A6F">
      <w:pPr>
        <w:rPr>
          <w:b/>
          <w:sz w:val="20"/>
          <w:szCs w:val="20"/>
        </w:rPr>
      </w:pPr>
    </w:p>
    <w:p w14:paraId="602D8C1C" w14:textId="77777777" w:rsidR="00D67A17" w:rsidRDefault="00D67A17">
      <w:pPr>
        <w:rPr>
          <w:b/>
          <w:sz w:val="20"/>
          <w:szCs w:val="20"/>
        </w:rPr>
      </w:pPr>
      <w:r>
        <w:rPr>
          <w:b/>
          <w:sz w:val="20"/>
          <w:szCs w:val="20"/>
        </w:rPr>
        <w:br w:type="page"/>
      </w:r>
    </w:p>
    <w:p w14:paraId="00CB0FA4" w14:textId="77777777" w:rsidR="00B36E1E" w:rsidRDefault="00B36E1E" w:rsidP="009F7A6F">
      <w:pPr>
        <w:rPr>
          <w:sz w:val="20"/>
          <w:szCs w:val="20"/>
          <w:highlight w:val="yellow"/>
        </w:rPr>
      </w:pPr>
    </w:p>
    <w:p w14:paraId="4E94507B" w14:textId="455B0BD5" w:rsidR="009F7A6F" w:rsidRPr="00334FCD" w:rsidRDefault="009F7A6F" w:rsidP="009F7A6F">
      <w:pPr>
        <w:rPr>
          <w:sz w:val="22"/>
          <w:szCs w:val="22"/>
        </w:rPr>
      </w:pPr>
      <w:r w:rsidRPr="00334FCD">
        <w:rPr>
          <w:b/>
          <w:sz w:val="22"/>
          <w:szCs w:val="22"/>
        </w:rPr>
        <w:t>Table 2.</w:t>
      </w:r>
      <w:r w:rsidRPr="00334FCD">
        <w:rPr>
          <w:sz w:val="22"/>
          <w:szCs w:val="22"/>
        </w:rPr>
        <w:t xml:space="preserve"> </w:t>
      </w:r>
      <w:r w:rsidR="00B36E1E" w:rsidRPr="00334FCD">
        <w:rPr>
          <w:sz w:val="22"/>
          <w:szCs w:val="22"/>
        </w:rPr>
        <w:t xml:space="preserve">Conservation and biomass planning targets within the 32-km </w:t>
      </w:r>
      <w:proofErr w:type="spellStart"/>
      <w:r w:rsidR="00B36E1E" w:rsidRPr="00334FCD">
        <w:rPr>
          <w:sz w:val="22"/>
          <w:szCs w:val="22"/>
        </w:rPr>
        <w:t>supplyshed</w:t>
      </w:r>
      <w:proofErr w:type="spellEnd"/>
      <w:r w:rsidR="00B36E1E" w:rsidRPr="00334FCD">
        <w:rPr>
          <w:sz w:val="22"/>
          <w:szCs w:val="22"/>
        </w:rPr>
        <w:t xml:space="preserve">, summarized by major land resource area (MLRA) and </w:t>
      </w:r>
      <w:proofErr w:type="spellStart"/>
      <w:r w:rsidR="00B36E1E" w:rsidRPr="00334FCD">
        <w:rPr>
          <w:sz w:val="22"/>
          <w:szCs w:val="22"/>
        </w:rPr>
        <w:t>supplyshed</w:t>
      </w:r>
      <w:proofErr w:type="spellEnd"/>
      <w:r w:rsidR="00B36E1E" w:rsidRPr="00334FCD">
        <w:rPr>
          <w:sz w:val="22"/>
          <w:szCs w:val="22"/>
        </w:rPr>
        <w:t>. Targets include land-use and land-cover benchmarks derived from the Iowa Nutrient Reduction Strategy (INRS), permanent-cover goals identified in the Iowa Water Action Plan (IWAP), and the modeled land area targeted for biomass-producing conservation practices</w:t>
      </w:r>
      <w:r w:rsidR="00334FCD">
        <w:rPr>
          <w:sz w:val="22"/>
          <w:szCs w:val="22"/>
        </w:rPr>
        <w:t>.</w:t>
      </w:r>
    </w:p>
    <w:p w14:paraId="23673FE0" w14:textId="77777777" w:rsidR="00B36E1E" w:rsidRPr="006776FA" w:rsidRDefault="00B36E1E" w:rsidP="009F7A6F">
      <w:pPr>
        <w:rPr>
          <w:sz w:val="20"/>
          <w:szCs w:val="20"/>
        </w:rPr>
      </w:pPr>
    </w:p>
    <w:tbl>
      <w:tblPr>
        <w:tblStyle w:val="TableGrid"/>
        <w:tblW w:w="9134" w:type="dxa"/>
        <w:tblLayout w:type="fixed"/>
        <w:tblLook w:val="04A0" w:firstRow="1" w:lastRow="0" w:firstColumn="1" w:lastColumn="0" w:noHBand="0" w:noVBand="1"/>
      </w:tblPr>
      <w:tblGrid>
        <w:gridCol w:w="2024"/>
        <w:gridCol w:w="41"/>
        <w:gridCol w:w="525"/>
        <w:gridCol w:w="865"/>
        <w:gridCol w:w="9"/>
        <w:gridCol w:w="628"/>
        <w:gridCol w:w="694"/>
        <w:gridCol w:w="9"/>
        <w:gridCol w:w="19"/>
        <w:gridCol w:w="691"/>
        <w:gridCol w:w="837"/>
        <w:gridCol w:w="510"/>
        <w:gridCol w:w="625"/>
        <w:gridCol w:w="34"/>
        <w:gridCol w:w="757"/>
        <w:gridCol w:w="866"/>
      </w:tblGrid>
      <w:tr w:rsidR="009F7A6F" w:rsidRPr="006776FA" w14:paraId="66AA239E" w14:textId="77777777" w:rsidTr="00FB73DB">
        <w:trPr>
          <w:trHeight w:val="208"/>
        </w:trPr>
        <w:tc>
          <w:tcPr>
            <w:tcW w:w="7511" w:type="dxa"/>
            <w:gridSpan w:val="14"/>
          </w:tcPr>
          <w:p w14:paraId="2AE06111" w14:textId="77777777" w:rsidR="009F7A6F" w:rsidRPr="006776FA" w:rsidRDefault="009F7A6F" w:rsidP="00FB73DB">
            <w:pPr>
              <w:jc w:val="center"/>
              <w:rPr>
                <w:b/>
                <w:sz w:val="20"/>
                <w:szCs w:val="20"/>
              </w:rPr>
            </w:pPr>
            <w:r w:rsidRPr="006776FA">
              <w:rPr>
                <w:b/>
                <w:sz w:val="20"/>
                <w:szCs w:val="20"/>
              </w:rPr>
              <w:t>MLRA AREA INTERSECTED (hectares)</w:t>
            </w:r>
          </w:p>
        </w:tc>
        <w:tc>
          <w:tcPr>
            <w:tcW w:w="1623" w:type="dxa"/>
            <w:gridSpan w:val="2"/>
            <w:vMerge w:val="restart"/>
            <w:vAlign w:val="center"/>
          </w:tcPr>
          <w:p w14:paraId="7CF88F9B" w14:textId="77777777" w:rsidR="009F7A6F" w:rsidRPr="006776FA" w:rsidRDefault="009F7A6F" w:rsidP="00FB73DB">
            <w:pPr>
              <w:jc w:val="center"/>
              <w:rPr>
                <w:b/>
                <w:sz w:val="20"/>
                <w:szCs w:val="20"/>
              </w:rPr>
            </w:pPr>
            <w:proofErr w:type="spellStart"/>
            <w:r w:rsidRPr="006776FA">
              <w:rPr>
                <w:b/>
                <w:sz w:val="20"/>
                <w:szCs w:val="20"/>
              </w:rPr>
              <w:t>Supplyshed</w:t>
            </w:r>
            <w:proofErr w:type="spellEnd"/>
          </w:p>
        </w:tc>
      </w:tr>
      <w:tr w:rsidR="009F7A6F" w:rsidRPr="006776FA" w14:paraId="4D70EC75" w14:textId="77777777" w:rsidTr="00FB73DB">
        <w:trPr>
          <w:trHeight w:val="208"/>
        </w:trPr>
        <w:tc>
          <w:tcPr>
            <w:tcW w:w="2024" w:type="dxa"/>
          </w:tcPr>
          <w:p w14:paraId="28255D69" w14:textId="77777777" w:rsidR="009F7A6F" w:rsidRPr="006776FA" w:rsidRDefault="009F7A6F" w:rsidP="00FB73DB">
            <w:pPr>
              <w:tabs>
                <w:tab w:val="center" w:pos="633"/>
              </w:tabs>
              <w:rPr>
                <w:b/>
                <w:sz w:val="20"/>
                <w:szCs w:val="20"/>
              </w:rPr>
            </w:pPr>
          </w:p>
        </w:tc>
        <w:tc>
          <w:tcPr>
            <w:tcW w:w="1440" w:type="dxa"/>
            <w:gridSpan w:val="4"/>
          </w:tcPr>
          <w:p w14:paraId="3C7D4608" w14:textId="77777777" w:rsidR="009F7A6F" w:rsidRPr="006776FA" w:rsidRDefault="009F7A6F" w:rsidP="00FB73DB">
            <w:pPr>
              <w:tabs>
                <w:tab w:val="center" w:pos="633"/>
              </w:tabs>
              <w:rPr>
                <w:i/>
                <w:sz w:val="20"/>
                <w:szCs w:val="20"/>
              </w:rPr>
            </w:pPr>
            <w:r w:rsidRPr="006776FA">
              <w:rPr>
                <w:i/>
                <w:sz w:val="20"/>
                <w:szCs w:val="20"/>
              </w:rPr>
              <w:tab/>
              <w:t>104</w:t>
            </w:r>
          </w:p>
        </w:tc>
        <w:tc>
          <w:tcPr>
            <w:tcW w:w="1350" w:type="dxa"/>
            <w:gridSpan w:val="4"/>
          </w:tcPr>
          <w:p w14:paraId="2CF48649" w14:textId="77777777" w:rsidR="009F7A6F" w:rsidRPr="006776FA" w:rsidRDefault="009F7A6F" w:rsidP="00FB73DB">
            <w:pPr>
              <w:jc w:val="center"/>
              <w:rPr>
                <w:i/>
                <w:sz w:val="20"/>
                <w:szCs w:val="20"/>
              </w:rPr>
            </w:pPr>
            <w:r w:rsidRPr="006776FA">
              <w:rPr>
                <w:i/>
                <w:sz w:val="20"/>
                <w:szCs w:val="20"/>
              </w:rPr>
              <w:t>105</w:t>
            </w:r>
          </w:p>
        </w:tc>
        <w:tc>
          <w:tcPr>
            <w:tcW w:w="1528" w:type="dxa"/>
            <w:gridSpan w:val="2"/>
          </w:tcPr>
          <w:p w14:paraId="3BD06F25" w14:textId="77777777" w:rsidR="009F7A6F" w:rsidRPr="006776FA" w:rsidRDefault="009F7A6F" w:rsidP="00FB73DB">
            <w:pPr>
              <w:jc w:val="center"/>
              <w:rPr>
                <w:i/>
                <w:sz w:val="20"/>
                <w:szCs w:val="20"/>
              </w:rPr>
            </w:pPr>
            <w:r w:rsidRPr="006776FA">
              <w:rPr>
                <w:i/>
                <w:sz w:val="20"/>
                <w:szCs w:val="20"/>
              </w:rPr>
              <w:t>108c</w:t>
            </w:r>
          </w:p>
        </w:tc>
        <w:tc>
          <w:tcPr>
            <w:tcW w:w="1169" w:type="dxa"/>
            <w:gridSpan w:val="3"/>
          </w:tcPr>
          <w:p w14:paraId="4644A300" w14:textId="0F73F154" w:rsidR="009F7A6F" w:rsidRPr="00B108C4" w:rsidRDefault="009F7A6F" w:rsidP="00FB73DB">
            <w:pPr>
              <w:jc w:val="center"/>
              <w:rPr>
                <w:i/>
                <w:sz w:val="20"/>
                <w:szCs w:val="20"/>
                <w:vertAlign w:val="superscript"/>
              </w:rPr>
            </w:pPr>
            <w:r w:rsidRPr="006776FA">
              <w:rPr>
                <w:i/>
                <w:sz w:val="20"/>
                <w:szCs w:val="20"/>
              </w:rPr>
              <w:t>115c</w:t>
            </w:r>
            <w:r w:rsidR="00B108C4">
              <w:rPr>
                <w:i/>
                <w:sz w:val="20"/>
                <w:szCs w:val="20"/>
                <w:vertAlign w:val="superscript"/>
              </w:rPr>
              <w:t>1</w:t>
            </w:r>
          </w:p>
        </w:tc>
        <w:tc>
          <w:tcPr>
            <w:tcW w:w="1623" w:type="dxa"/>
            <w:gridSpan w:val="2"/>
            <w:vMerge/>
          </w:tcPr>
          <w:p w14:paraId="522E188E" w14:textId="77777777" w:rsidR="009F7A6F" w:rsidRPr="006776FA" w:rsidRDefault="009F7A6F" w:rsidP="00FB73DB">
            <w:pPr>
              <w:jc w:val="center"/>
              <w:rPr>
                <w:b/>
                <w:sz w:val="20"/>
                <w:szCs w:val="20"/>
              </w:rPr>
            </w:pPr>
          </w:p>
        </w:tc>
      </w:tr>
      <w:tr w:rsidR="009F7A6F" w:rsidRPr="006776FA" w14:paraId="3724CCAF" w14:textId="77777777" w:rsidTr="00FB73DB">
        <w:trPr>
          <w:trHeight w:val="208"/>
        </w:trPr>
        <w:tc>
          <w:tcPr>
            <w:tcW w:w="9134" w:type="dxa"/>
            <w:gridSpan w:val="16"/>
          </w:tcPr>
          <w:p w14:paraId="002C1B6D" w14:textId="77777777" w:rsidR="009F7A6F" w:rsidRPr="006776FA" w:rsidRDefault="009F7A6F" w:rsidP="00FB73DB">
            <w:pPr>
              <w:rPr>
                <w:i/>
                <w:sz w:val="20"/>
                <w:szCs w:val="20"/>
              </w:rPr>
            </w:pPr>
            <w:r w:rsidRPr="006776FA">
              <w:rPr>
                <w:i/>
                <w:sz w:val="20"/>
                <w:szCs w:val="20"/>
              </w:rPr>
              <w:t>IWAP Strategy</w:t>
            </w:r>
          </w:p>
        </w:tc>
      </w:tr>
      <w:tr w:rsidR="009F7A6F" w:rsidRPr="006776FA" w14:paraId="0E8745B1" w14:textId="77777777" w:rsidTr="00B108C4">
        <w:trPr>
          <w:trHeight w:val="404"/>
        </w:trPr>
        <w:tc>
          <w:tcPr>
            <w:tcW w:w="2065" w:type="dxa"/>
            <w:gridSpan w:val="2"/>
          </w:tcPr>
          <w:p w14:paraId="19CD363C" w14:textId="166EDE33" w:rsidR="009F7A6F" w:rsidRPr="00F31108" w:rsidRDefault="009F7A6F" w:rsidP="00FB73DB">
            <w:pPr>
              <w:jc w:val="right"/>
              <w:rPr>
                <w:sz w:val="20"/>
                <w:szCs w:val="20"/>
                <w:vertAlign w:val="superscript"/>
              </w:rPr>
            </w:pPr>
            <w:r w:rsidRPr="006776FA">
              <w:rPr>
                <w:sz w:val="20"/>
                <w:szCs w:val="20"/>
              </w:rPr>
              <w:t xml:space="preserve">4% of </w:t>
            </w:r>
            <w:proofErr w:type="spellStart"/>
            <w:r w:rsidRPr="006776FA">
              <w:rPr>
                <w:sz w:val="20"/>
                <w:szCs w:val="20"/>
              </w:rPr>
              <w:t>supplyshed</w:t>
            </w:r>
            <w:proofErr w:type="spellEnd"/>
            <w:r w:rsidRPr="006776FA">
              <w:rPr>
                <w:sz w:val="20"/>
                <w:szCs w:val="20"/>
              </w:rPr>
              <w:t xml:space="preserve"> in permanent cover.</w:t>
            </w:r>
            <w:r w:rsidR="00F31108">
              <w:rPr>
                <w:sz w:val="20"/>
                <w:szCs w:val="20"/>
                <w:vertAlign w:val="superscript"/>
              </w:rPr>
              <w:t>2</w:t>
            </w:r>
          </w:p>
        </w:tc>
        <w:tc>
          <w:tcPr>
            <w:tcW w:w="1390" w:type="dxa"/>
            <w:gridSpan w:val="2"/>
            <w:vAlign w:val="center"/>
          </w:tcPr>
          <w:p w14:paraId="70A669CB" w14:textId="77777777" w:rsidR="009F7A6F" w:rsidRPr="006776FA" w:rsidRDefault="009F7A6F" w:rsidP="00FB73DB">
            <w:pPr>
              <w:jc w:val="center"/>
              <w:rPr>
                <w:color w:val="000000"/>
                <w:sz w:val="20"/>
                <w:szCs w:val="20"/>
              </w:rPr>
            </w:pPr>
            <w:r w:rsidRPr="006776FA">
              <w:rPr>
                <w:color w:val="000000"/>
                <w:sz w:val="20"/>
                <w:szCs w:val="20"/>
              </w:rPr>
              <w:t>1,765</w:t>
            </w:r>
          </w:p>
        </w:tc>
        <w:tc>
          <w:tcPr>
            <w:tcW w:w="1331" w:type="dxa"/>
            <w:gridSpan w:val="3"/>
            <w:vAlign w:val="center"/>
          </w:tcPr>
          <w:p w14:paraId="3B359452" w14:textId="77777777" w:rsidR="009F7A6F" w:rsidRPr="006776FA" w:rsidRDefault="009F7A6F" w:rsidP="00FB73DB">
            <w:pPr>
              <w:jc w:val="center"/>
              <w:rPr>
                <w:color w:val="000000"/>
                <w:sz w:val="20"/>
                <w:szCs w:val="20"/>
              </w:rPr>
            </w:pPr>
            <w:r w:rsidRPr="006776FA">
              <w:rPr>
                <w:color w:val="000000"/>
                <w:sz w:val="20"/>
                <w:szCs w:val="20"/>
              </w:rPr>
              <w:t>352</w:t>
            </w:r>
          </w:p>
        </w:tc>
        <w:tc>
          <w:tcPr>
            <w:tcW w:w="1556" w:type="dxa"/>
            <w:gridSpan w:val="4"/>
            <w:vAlign w:val="center"/>
          </w:tcPr>
          <w:p w14:paraId="1187E622" w14:textId="77777777" w:rsidR="009F7A6F" w:rsidRPr="006776FA" w:rsidRDefault="009F7A6F" w:rsidP="00FB73DB">
            <w:pPr>
              <w:jc w:val="center"/>
              <w:rPr>
                <w:color w:val="000000"/>
                <w:sz w:val="20"/>
                <w:szCs w:val="20"/>
              </w:rPr>
            </w:pPr>
            <w:r w:rsidRPr="006776FA">
              <w:rPr>
                <w:color w:val="000000"/>
                <w:sz w:val="20"/>
                <w:szCs w:val="20"/>
              </w:rPr>
              <w:t>6,898</w:t>
            </w:r>
          </w:p>
        </w:tc>
        <w:tc>
          <w:tcPr>
            <w:tcW w:w="1135" w:type="dxa"/>
            <w:gridSpan w:val="2"/>
            <w:vAlign w:val="center"/>
          </w:tcPr>
          <w:p w14:paraId="25945FC0" w14:textId="77777777" w:rsidR="009F7A6F" w:rsidRPr="006776FA" w:rsidRDefault="009F7A6F" w:rsidP="00FB73DB">
            <w:pPr>
              <w:jc w:val="center"/>
              <w:rPr>
                <w:color w:val="000000"/>
                <w:sz w:val="20"/>
                <w:szCs w:val="20"/>
              </w:rPr>
            </w:pPr>
            <w:r w:rsidRPr="006776FA">
              <w:rPr>
                <w:color w:val="000000"/>
                <w:sz w:val="20"/>
                <w:szCs w:val="20"/>
              </w:rPr>
              <w:t>44</w:t>
            </w:r>
          </w:p>
        </w:tc>
        <w:tc>
          <w:tcPr>
            <w:tcW w:w="1657" w:type="dxa"/>
            <w:gridSpan w:val="3"/>
            <w:vAlign w:val="center"/>
          </w:tcPr>
          <w:p w14:paraId="482A0178" w14:textId="77777777" w:rsidR="009F7A6F" w:rsidRPr="006776FA" w:rsidRDefault="009F7A6F" w:rsidP="00FB73DB">
            <w:pPr>
              <w:jc w:val="center"/>
              <w:rPr>
                <w:color w:val="000000"/>
                <w:sz w:val="20"/>
                <w:szCs w:val="20"/>
              </w:rPr>
            </w:pPr>
            <w:r w:rsidRPr="006776FA">
              <w:rPr>
                <w:color w:val="000000"/>
                <w:sz w:val="20"/>
                <w:szCs w:val="20"/>
              </w:rPr>
              <w:t>9,059</w:t>
            </w:r>
          </w:p>
        </w:tc>
      </w:tr>
      <w:tr w:rsidR="009F7A6F" w:rsidRPr="006776FA" w14:paraId="0EB866EE" w14:textId="77777777" w:rsidTr="00FB73DB">
        <w:trPr>
          <w:trHeight w:val="208"/>
        </w:trPr>
        <w:tc>
          <w:tcPr>
            <w:tcW w:w="9134" w:type="dxa"/>
            <w:gridSpan w:val="16"/>
          </w:tcPr>
          <w:p w14:paraId="76895CC2" w14:textId="77777777" w:rsidR="009F7A6F" w:rsidRPr="006776FA" w:rsidRDefault="009F7A6F" w:rsidP="00FB73DB">
            <w:pPr>
              <w:rPr>
                <w:i/>
                <w:sz w:val="20"/>
                <w:szCs w:val="20"/>
              </w:rPr>
            </w:pPr>
            <w:r w:rsidRPr="006776FA">
              <w:rPr>
                <w:i/>
                <w:sz w:val="20"/>
                <w:szCs w:val="20"/>
              </w:rPr>
              <w:t>INRS Strategy</w:t>
            </w:r>
          </w:p>
        </w:tc>
      </w:tr>
      <w:tr w:rsidR="009F7A6F" w:rsidRPr="006776FA" w14:paraId="71397119" w14:textId="77777777" w:rsidTr="00B108C4">
        <w:trPr>
          <w:trHeight w:val="208"/>
        </w:trPr>
        <w:tc>
          <w:tcPr>
            <w:tcW w:w="2065" w:type="dxa"/>
            <w:gridSpan w:val="2"/>
            <w:vMerge w:val="restart"/>
          </w:tcPr>
          <w:p w14:paraId="53517407" w14:textId="44F3196F" w:rsidR="009F7A6F" w:rsidRPr="00F31108" w:rsidRDefault="009F7A6F" w:rsidP="00FB73DB">
            <w:pPr>
              <w:jc w:val="right"/>
              <w:rPr>
                <w:sz w:val="20"/>
                <w:szCs w:val="20"/>
                <w:vertAlign w:val="superscript"/>
              </w:rPr>
            </w:pPr>
            <w:commentRangeStart w:id="229"/>
            <w:r w:rsidRPr="00856F35">
              <w:rPr>
                <w:sz w:val="20"/>
                <w:szCs w:val="20"/>
                <w:highlight w:val="yellow"/>
                <w:rPrChange w:id="230" w:author="Jordahl, Jim [VPR]" w:date="2026-09-26T08:34:00Z">
                  <w:rPr>
                    <w:sz w:val="20"/>
                    <w:szCs w:val="20"/>
                  </w:rPr>
                </w:rPrChange>
              </w:rPr>
              <w:t>Plant</w:t>
            </w:r>
            <w:ins w:id="231" w:author="Jordahl, Jim [VPR]" w:date="2026-09-24T10:51:00Z">
              <w:r w:rsidR="00C40E42" w:rsidRPr="00856F35">
                <w:rPr>
                  <w:sz w:val="20"/>
                  <w:szCs w:val="20"/>
                  <w:highlight w:val="yellow"/>
                  <w:rPrChange w:id="232" w:author="Jordahl, Jim [VPR]" w:date="2026-09-26T08:34:00Z">
                    <w:rPr>
                      <w:sz w:val="20"/>
                      <w:szCs w:val="20"/>
                    </w:rPr>
                  </w:rPrChange>
                </w:rPr>
                <w:t>ing</w:t>
              </w:r>
              <w:commentRangeEnd w:id="229"/>
              <w:r w:rsidR="00C40E42" w:rsidRPr="00856F35">
                <w:rPr>
                  <w:rStyle w:val="CommentReference"/>
                  <w:highlight w:val="yellow"/>
                  <w:rPrChange w:id="233" w:author="Jordahl, Jim [VPR]" w:date="2026-09-26T08:34:00Z">
                    <w:rPr>
                      <w:rStyle w:val="CommentReference"/>
                    </w:rPr>
                  </w:rPrChange>
                </w:rPr>
                <w:commentReference w:id="229"/>
              </w:r>
            </w:ins>
            <w:r w:rsidRPr="006776FA">
              <w:rPr>
                <w:sz w:val="20"/>
                <w:szCs w:val="20"/>
              </w:rPr>
              <w:t xml:space="preserve"> a rye cover crop on all no-till hectares. </w:t>
            </w:r>
            <w:r w:rsidR="00F31108">
              <w:rPr>
                <w:sz w:val="20"/>
                <w:szCs w:val="20"/>
                <w:vertAlign w:val="superscript"/>
              </w:rPr>
              <w:t>3</w:t>
            </w:r>
          </w:p>
        </w:tc>
        <w:tc>
          <w:tcPr>
            <w:tcW w:w="525" w:type="dxa"/>
            <w:vAlign w:val="bottom"/>
          </w:tcPr>
          <w:p w14:paraId="76DD19E4" w14:textId="77777777" w:rsidR="009F7A6F" w:rsidRPr="006776FA" w:rsidRDefault="009F7A6F" w:rsidP="00FB73DB">
            <w:pPr>
              <w:jc w:val="center"/>
              <w:rPr>
                <w:i/>
                <w:color w:val="000000"/>
                <w:sz w:val="20"/>
                <w:szCs w:val="20"/>
              </w:rPr>
            </w:pPr>
            <w:r w:rsidRPr="006776FA">
              <w:rPr>
                <w:i/>
                <w:color w:val="000000"/>
                <w:sz w:val="20"/>
                <w:szCs w:val="20"/>
              </w:rPr>
              <w:t>CC</w:t>
            </w:r>
          </w:p>
        </w:tc>
        <w:tc>
          <w:tcPr>
            <w:tcW w:w="865" w:type="dxa"/>
            <w:vAlign w:val="bottom"/>
          </w:tcPr>
          <w:p w14:paraId="1B372881" w14:textId="77777777" w:rsidR="009F7A6F" w:rsidRPr="006776FA" w:rsidRDefault="009F7A6F" w:rsidP="00FB73DB">
            <w:pPr>
              <w:jc w:val="center"/>
              <w:rPr>
                <w:i/>
                <w:color w:val="000000"/>
                <w:sz w:val="20"/>
                <w:szCs w:val="20"/>
              </w:rPr>
            </w:pPr>
            <w:r w:rsidRPr="006776FA">
              <w:rPr>
                <w:i/>
                <w:color w:val="000000"/>
                <w:sz w:val="20"/>
                <w:szCs w:val="20"/>
              </w:rPr>
              <w:t>CS</w:t>
            </w:r>
          </w:p>
        </w:tc>
        <w:tc>
          <w:tcPr>
            <w:tcW w:w="637" w:type="dxa"/>
            <w:gridSpan w:val="2"/>
            <w:vAlign w:val="bottom"/>
          </w:tcPr>
          <w:p w14:paraId="2E19AD43" w14:textId="77777777" w:rsidR="009F7A6F" w:rsidRPr="006776FA" w:rsidRDefault="009F7A6F" w:rsidP="00FB73DB">
            <w:pPr>
              <w:jc w:val="center"/>
              <w:rPr>
                <w:i/>
                <w:color w:val="000000"/>
                <w:sz w:val="20"/>
                <w:szCs w:val="20"/>
              </w:rPr>
            </w:pPr>
            <w:r w:rsidRPr="006776FA">
              <w:rPr>
                <w:i/>
                <w:color w:val="000000"/>
                <w:sz w:val="20"/>
                <w:szCs w:val="20"/>
              </w:rPr>
              <w:t>CC</w:t>
            </w:r>
          </w:p>
        </w:tc>
        <w:tc>
          <w:tcPr>
            <w:tcW w:w="703" w:type="dxa"/>
            <w:gridSpan w:val="2"/>
            <w:vAlign w:val="bottom"/>
          </w:tcPr>
          <w:p w14:paraId="2A18B95C" w14:textId="77777777" w:rsidR="009F7A6F" w:rsidRPr="006776FA" w:rsidRDefault="009F7A6F" w:rsidP="00FB73DB">
            <w:pPr>
              <w:jc w:val="center"/>
              <w:rPr>
                <w:i/>
                <w:color w:val="000000"/>
                <w:sz w:val="20"/>
                <w:szCs w:val="20"/>
              </w:rPr>
            </w:pPr>
            <w:r w:rsidRPr="006776FA">
              <w:rPr>
                <w:i/>
                <w:color w:val="000000"/>
                <w:sz w:val="20"/>
                <w:szCs w:val="20"/>
              </w:rPr>
              <w:t>CS</w:t>
            </w:r>
          </w:p>
        </w:tc>
        <w:tc>
          <w:tcPr>
            <w:tcW w:w="710" w:type="dxa"/>
            <w:gridSpan w:val="2"/>
            <w:vAlign w:val="center"/>
          </w:tcPr>
          <w:p w14:paraId="118BC5FB" w14:textId="77777777" w:rsidR="009F7A6F" w:rsidRPr="006776FA" w:rsidRDefault="009F7A6F" w:rsidP="00FB73DB">
            <w:pPr>
              <w:jc w:val="center"/>
              <w:rPr>
                <w:i/>
                <w:color w:val="000000"/>
                <w:sz w:val="20"/>
                <w:szCs w:val="20"/>
              </w:rPr>
            </w:pPr>
            <w:r w:rsidRPr="006776FA">
              <w:rPr>
                <w:i/>
                <w:color w:val="000000"/>
                <w:sz w:val="20"/>
                <w:szCs w:val="20"/>
              </w:rPr>
              <w:t>CC</w:t>
            </w:r>
          </w:p>
        </w:tc>
        <w:tc>
          <w:tcPr>
            <w:tcW w:w="837" w:type="dxa"/>
            <w:vAlign w:val="center"/>
          </w:tcPr>
          <w:p w14:paraId="3A36F391" w14:textId="77777777" w:rsidR="009F7A6F" w:rsidRPr="006776FA" w:rsidRDefault="009F7A6F" w:rsidP="00FB73DB">
            <w:pPr>
              <w:jc w:val="center"/>
              <w:rPr>
                <w:i/>
                <w:color w:val="000000"/>
                <w:sz w:val="20"/>
                <w:szCs w:val="20"/>
              </w:rPr>
            </w:pPr>
            <w:r w:rsidRPr="006776FA">
              <w:rPr>
                <w:i/>
                <w:color w:val="000000"/>
                <w:sz w:val="20"/>
                <w:szCs w:val="20"/>
              </w:rPr>
              <w:t>CS</w:t>
            </w:r>
          </w:p>
        </w:tc>
        <w:tc>
          <w:tcPr>
            <w:tcW w:w="510" w:type="dxa"/>
            <w:vAlign w:val="bottom"/>
          </w:tcPr>
          <w:p w14:paraId="692AE328" w14:textId="77777777" w:rsidR="009F7A6F" w:rsidRPr="006776FA" w:rsidRDefault="009F7A6F" w:rsidP="00FB73DB">
            <w:pPr>
              <w:jc w:val="center"/>
              <w:rPr>
                <w:i/>
                <w:color w:val="000000"/>
                <w:sz w:val="20"/>
                <w:szCs w:val="20"/>
              </w:rPr>
            </w:pPr>
            <w:r w:rsidRPr="006776FA">
              <w:rPr>
                <w:i/>
                <w:color w:val="000000"/>
                <w:sz w:val="20"/>
                <w:szCs w:val="20"/>
              </w:rPr>
              <w:t>CC</w:t>
            </w:r>
          </w:p>
        </w:tc>
        <w:tc>
          <w:tcPr>
            <w:tcW w:w="625" w:type="dxa"/>
            <w:vAlign w:val="bottom"/>
          </w:tcPr>
          <w:p w14:paraId="2D595B6F" w14:textId="77777777" w:rsidR="009F7A6F" w:rsidRPr="006776FA" w:rsidRDefault="009F7A6F" w:rsidP="00FB73DB">
            <w:pPr>
              <w:jc w:val="center"/>
              <w:rPr>
                <w:i/>
                <w:color w:val="000000"/>
                <w:sz w:val="20"/>
                <w:szCs w:val="20"/>
              </w:rPr>
            </w:pPr>
            <w:r w:rsidRPr="006776FA">
              <w:rPr>
                <w:i/>
                <w:color w:val="000000"/>
                <w:sz w:val="20"/>
                <w:szCs w:val="20"/>
              </w:rPr>
              <w:t>CS</w:t>
            </w:r>
          </w:p>
        </w:tc>
        <w:tc>
          <w:tcPr>
            <w:tcW w:w="791" w:type="dxa"/>
            <w:gridSpan w:val="2"/>
          </w:tcPr>
          <w:p w14:paraId="58158C5C" w14:textId="77777777" w:rsidR="009F7A6F" w:rsidRPr="006776FA" w:rsidRDefault="009F7A6F" w:rsidP="00FB73DB">
            <w:pPr>
              <w:jc w:val="center"/>
              <w:rPr>
                <w:i/>
                <w:color w:val="000000"/>
                <w:sz w:val="20"/>
                <w:szCs w:val="20"/>
              </w:rPr>
            </w:pPr>
            <w:r w:rsidRPr="006776FA">
              <w:rPr>
                <w:i/>
                <w:color w:val="000000"/>
                <w:sz w:val="20"/>
                <w:szCs w:val="20"/>
              </w:rPr>
              <w:t>CC</w:t>
            </w:r>
          </w:p>
        </w:tc>
        <w:tc>
          <w:tcPr>
            <w:tcW w:w="866" w:type="dxa"/>
          </w:tcPr>
          <w:p w14:paraId="4DB699DC" w14:textId="77777777" w:rsidR="009F7A6F" w:rsidRPr="006776FA" w:rsidRDefault="009F7A6F" w:rsidP="00FB73DB">
            <w:pPr>
              <w:jc w:val="center"/>
              <w:rPr>
                <w:i/>
                <w:color w:val="000000"/>
                <w:sz w:val="20"/>
                <w:szCs w:val="20"/>
              </w:rPr>
            </w:pPr>
            <w:r w:rsidRPr="006776FA">
              <w:rPr>
                <w:i/>
                <w:color w:val="000000"/>
                <w:sz w:val="20"/>
                <w:szCs w:val="20"/>
              </w:rPr>
              <w:t>CS</w:t>
            </w:r>
          </w:p>
        </w:tc>
      </w:tr>
      <w:tr w:rsidR="009F7A6F" w:rsidRPr="006776FA" w14:paraId="76A93918" w14:textId="77777777" w:rsidTr="00B108C4">
        <w:trPr>
          <w:trHeight w:val="353"/>
        </w:trPr>
        <w:tc>
          <w:tcPr>
            <w:tcW w:w="2065" w:type="dxa"/>
            <w:gridSpan w:val="2"/>
            <w:vMerge/>
          </w:tcPr>
          <w:p w14:paraId="43B4C6AA" w14:textId="77777777" w:rsidR="009F7A6F" w:rsidRPr="006776FA" w:rsidRDefault="009F7A6F" w:rsidP="00FB73DB">
            <w:pPr>
              <w:jc w:val="right"/>
              <w:rPr>
                <w:sz w:val="20"/>
                <w:szCs w:val="20"/>
              </w:rPr>
            </w:pPr>
          </w:p>
        </w:tc>
        <w:tc>
          <w:tcPr>
            <w:tcW w:w="525" w:type="dxa"/>
            <w:vAlign w:val="center"/>
          </w:tcPr>
          <w:p w14:paraId="093647E5" w14:textId="77777777" w:rsidR="009F7A6F" w:rsidRPr="006776FA" w:rsidRDefault="009F7A6F" w:rsidP="00FB73DB">
            <w:pPr>
              <w:jc w:val="center"/>
              <w:rPr>
                <w:color w:val="000000"/>
                <w:sz w:val="20"/>
                <w:szCs w:val="20"/>
              </w:rPr>
            </w:pPr>
            <w:r w:rsidRPr="006776FA">
              <w:rPr>
                <w:color w:val="000000"/>
                <w:sz w:val="20"/>
                <w:szCs w:val="20"/>
              </w:rPr>
              <w:t>300</w:t>
            </w:r>
          </w:p>
        </w:tc>
        <w:tc>
          <w:tcPr>
            <w:tcW w:w="865" w:type="dxa"/>
            <w:vAlign w:val="center"/>
          </w:tcPr>
          <w:p w14:paraId="0270D165" w14:textId="77777777" w:rsidR="009F7A6F" w:rsidRPr="006776FA" w:rsidRDefault="009F7A6F" w:rsidP="00FB73DB">
            <w:pPr>
              <w:jc w:val="center"/>
              <w:rPr>
                <w:color w:val="000000"/>
                <w:sz w:val="20"/>
                <w:szCs w:val="20"/>
              </w:rPr>
            </w:pPr>
            <w:r w:rsidRPr="006776FA">
              <w:rPr>
                <w:color w:val="000000"/>
                <w:sz w:val="20"/>
                <w:szCs w:val="20"/>
              </w:rPr>
              <w:t>12,034</w:t>
            </w:r>
          </w:p>
        </w:tc>
        <w:tc>
          <w:tcPr>
            <w:tcW w:w="637" w:type="dxa"/>
            <w:gridSpan w:val="2"/>
            <w:vAlign w:val="center"/>
          </w:tcPr>
          <w:p w14:paraId="3D1DC1D2" w14:textId="77777777" w:rsidR="009F7A6F" w:rsidRPr="006776FA" w:rsidRDefault="009F7A6F" w:rsidP="00FB73DB">
            <w:pPr>
              <w:jc w:val="center"/>
              <w:rPr>
                <w:color w:val="000000"/>
                <w:sz w:val="20"/>
                <w:szCs w:val="20"/>
              </w:rPr>
            </w:pPr>
            <w:r w:rsidRPr="006776FA">
              <w:rPr>
                <w:color w:val="000000"/>
                <w:sz w:val="20"/>
                <w:szCs w:val="20"/>
              </w:rPr>
              <w:t>38</w:t>
            </w:r>
          </w:p>
        </w:tc>
        <w:tc>
          <w:tcPr>
            <w:tcW w:w="703" w:type="dxa"/>
            <w:gridSpan w:val="2"/>
            <w:vAlign w:val="center"/>
          </w:tcPr>
          <w:p w14:paraId="39A15CA0" w14:textId="77777777" w:rsidR="009F7A6F" w:rsidRPr="006776FA" w:rsidRDefault="009F7A6F" w:rsidP="00FB73DB">
            <w:pPr>
              <w:jc w:val="center"/>
              <w:rPr>
                <w:color w:val="000000"/>
                <w:sz w:val="20"/>
                <w:szCs w:val="20"/>
              </w:rPr>
            </w:pPr>
            <w:r w:rsidRPr="006776FA">
              <w:rPr>
                <w:color w:val="000000"/>
                <w:sz w:val="20"/>
                <w:szCs w:val="20"/>
              </w:rPr>
              <w:t>1,508</w:t>
            </w:r>
          </w:p>
        </w:tc>
        <w:tc>
          <w:tcPr>
            <w:tcW w:w="710" w:type="dxa"/>
            <w:gridSpan w:val="2"/>
            <w:vAlign w:val="center"/>
          </w:tcPr>
          <w:p w14:paraId="7E6B2D9A" w14:textId="77777777" w:rsidR="009F7A6F" w:rsidRPr="006776FA" w:rsidRDefault="009F7A6F" w:rsidP="00FB73DB">
            <w:pPr>
              <w:jc w:val="center"/>
              <w:rPr>
                <w:color w:val="000000"/>
                <w:sz w:val="20"/>
                <w:szCs w:val="20"/>
              </w:rPr>
            </w:pPr>
            <w:r w:rsidRPr="006776FA">
              <w:rPr>
                <w:color w:val="000000"/>
                <w:sz w:val="20"/>
                <w:szCs w:val="20"/>
              </w:rPr>
              <w:t>1,976</w:t>
            </w:r>
          </w:p>
        </w:tc>
        <w:tc>
          <w:tcPr>
            <w:tcW w:w="837" w:type="dxa"/>
            <w:vAlign w:val="center"/>
          </w:tcPr>
          <w:p w14:paraId="70C17816" w14:textId="77777777" w:rsidR="009F7A6F" w:rsidRPr="006776FA" w:rsidRDefault="009F7A6F" w:rsidP="00FB73DB">
            <w:pPr>
              <w:jc w:val="center"/>
              <w:rPr>
                <w:color w:val="000000"/>
                <w:sz w:val="20"/>
                <w:szCs w:val="20"/>
              </w:rPr>
            </w:pPr>
            <w:r w:rsidRPr="006776FA">
              <w:rPr>
                <w:color w:val="000000"/>
                <w:sz w:val="20"/>
                <w:szCs w:val="20"/>
              </w:rPr>
              <w:t>56,586</w:t>
            </w:r>
          </w:p>
        </w:tc>
        <w:tc>
          <w:tcPr>
            <w:tcW w:w="510" w:type="dxa"/>
            <w:vAlign w:val="center"/>
          </w:tcPr>
          <w:p w14:paraId="4928C9AB" w14:textId="77777777" w:rsidR="009F7A6F" w:rsidRPr="006776FA" w:rsidRDefault="009F7A6F" w:rsidP="00FB73DB">
            <w:pPr>
              <w:jc w:val="center"/>
              <w:rPr>
                <w:color w:val="000000"/>
                <w:sz w:val="20"/>
                <w:szCs w:val="20"/>
              </w:rPr>
            </w:pPr>
            <w:r w:rsidRPr="006776FA">
              <w:rPr>
                <w:color w:val="000000"/>
                <w:sz w:val="20"/>
                <w:szCs w:val="20"/>
              </w:rPr>
              <w:t>2</w:t>
            </w:r>
          </w:p>
        </w:tc>
        <w:tc>
          <w:tcPr>
            <w:tcW w:w="625" w:type="dxa"/>
            <w:vAlign w:val="center"/>
          </w:tcPr>
          <w:p w14:paraId="3CCD91B1" w14:textId="77777777" w:rsidR="009F7A6F" w:rsidRPr="006776FA" w:rsidRDefault="009F7A6F" w:rsidP="00FB73DB">
            <w:pPr>
              <w:jc w:val="center"/>
              <w:rPr>
                <w:color w:val="000000"/>
                <w:sz w:val="20"/>
                <w:szCs w:val="20"/>
              </w:rPr>
            </w:pPr>
            <w:r w:rsidRPr="006776FA">
              <w:rPr>
                <w:color w:val="000000"/>
                <w:sz w:val="20"/>
                <w:szCs w:val="20"/>
              </w:rPr>
              <w:t>212</w:t>
            </w:r>
          </w:p>
        </w:tc>
        <w:tc>
          <w:tcPr>
            <w:tcW w:w="791" w:type="dxa"/>
            <w:gridSpan w:val="2"/>
            <w:vAlign w:val="center"/>
          </w:tcPr>
          <w:p w14:paraId="355B14B5" w14:textId="77777777" w:rsidR="009F7A6F" w:rsidRPr="006776FA" w:rsidRDefault="009F7A6F" w:rsidP="00FB73DB">
            <w:pPr>
              <w:jc w:val="center"/>
              <w:rPr>
                <w:color w:val="000000"/>
                <w:sz w:val="20"/>
                <w:szCs w:val="20"/>
              </w:rPr>
            </w:pPr>
            <w:r w:rsidRPr="006776FA">
              <w:rPr>
                <w:color w:val="000000"/>
                <w:sz w:val="20"/>
                <w:szCs w:val="20"/>
              </w:rPr>
              <w:t>2,316</w:t>
            </w:r>
          </w:p>
        </w:tc>
        <w:tc>
          <w:tcPr>
            <w:tcW w:w="866" w:type="dxa"/>
            <w:vAlign w:val="center"/>
          </w:tcPr>
          <w:p w14:paraId="023642B1" w14:textId="77777777" w:rsidR="009F7A6F" w:rsidRPr="006776FA" w:rsidRDefault="009F7A6F" w:rsidP="00FB73DB">
            <w:pPr>
              <w:jc w:val="center"/>
              <w:rPr>
                <w:color w:val="000000"/>
                <w:sz w:val="20"/>
                <w:szCs w:val="20"/>
              </w:rPr>
            </w:pPr>
            <w:r w:rsidRPr="006776FA">
              <w:rPr>
                <w:color w:val="000000"/>
                <w:sz w:val="20"/>
                <w:szCs w:val="20"/>
              </w:rPr>
              <w:t>70,340</w:t>
            </w:r>
          </w:p>
        </w:tc>
      </w:tr>
      <w:tr w:rsidR="009F7A6F" w:rsidRPr="006776FA" w14:paraId="3347078C" w14:textId="77777777" w:rsidTr="00B108C4">
        <w:trPr>
          <w:trHeight w:val="353"/>
        </w:trPr>
        <w:tc>
          <w:tcPr>
            <w:tcW w:w="2065" w:type="dxa"/>
            <w:gridSpan w:val="2"/>
          </w:tcPr>
          <w:p w14:paraId="550041C9" w14:textId="77777777" w:rsidR="009F7A6F" w:rsidRPr="006776FA" w:rsidRDefault="009F7A6F" w:rsidP="00FB73DB">
            <w:pPr>
              <w:jc w:val="right"/>
              <w:rPr>
                <w:sz w:val="20"/>
                <w:szCs w:val="20"/>
                <w:vertAlign w:val="superscript"/>
              </w:rPr>
            </w:pPr>
            <w:r w:rsidRPr="00856F35">
              <w:rPr>
                <w:sz w:val="20"/>
                <w:szCs w:val="20"/>
                <w:highlight w:val="yellow"/>
                <w:rPrChange w:id="234" w:author="Jordahl, Jim [VPR]" w:date="2026-09-26T08:34:00Z">
                  <w:rPr>
                    <w:sz w:val="20"/>
                    <w:szCs w:val="20"/>
                  </w:rPr>
                </w:rPrChange>
              </w:rPr>
              <w:t>Installing</w:t>
            </w:r>
            <w:r w:rsidRPr="006776FA">
              <w:rPr>
                <w:sz w:val="20"/>
                <w:szCs w:val="20"/>
              </w:rPr>
              <w:t xml:space="preserve"> wetlands to treat 45% of the ag land.</w:t>
            </w:r>
            <w:r w:rsidRPr="006776FA">
              <w:rPr>
                <w:sz w:val="20"/>
                <w:szCs w:val="20"/>
                <w:vertAlign w:val="superscript"/>
              </w:rPr>
              <w:t>4</w:t>
            </w:r>
          </w:p>
        </w:tc>
        <w:tc>
          <w:tcPr>
            <w:tcW w:w="1390" w:type="dxa"/>
            <w:gridSpan w:val="2"/>
            <w:vAlign w:val="center"/>
          </w:tcPr>
          <w:p w14:paraId="05E8945D" w14:textId="77777777" w:rsidR="009F7A6F" w:rsidRPr="006776FA" w:rsidRDefault="009F7A6F" w:rsidP="00FB73DB">
            <w:pPr>
              <w:jc w:val="center"/>
              <w:rPr>
                <w:sz w:val="20"/>
                <w:szCs w:val="20"/>
              </w:rPr>
            </w:pPr>
            <w:r w:rsidRPr="006776FA">
              <w:rPr>
                <w:sz w:val="20"/>
                <w:szCs w:val="20"/>
              </w:rPr>
              <w:t>522</w:t>
            </w:r>
          </w:p>
        </w:tc>
        <w:tc>
          <w:tcPr>
            <w:tcW w:w="1331" w:type="dxa"/>
            <w:gridSpan w:val="3"/>
            <w:vAlign w:val="center"/>
          </w:tcPr>
          <w:p w14:paraId="46906D2E" w14:textId="77777777" w:rsidR="009F7A6F" w:rsidRPr="006776FA" w:rsidRDefault="009F7A6F" w:rsidP="00FB73DB">
            <w:pPr>
              <w:jc w:val="center"/>
              <w:rPr>
                <w:sz w:val="20"/>
                <w:szCs w:val="20"/>
              </w:rPr>
            </w:pPr>
            <w:r w:rsidRPr="006776FA">
              <w:rPr>
                <w:sz w:val="20"/>
                <w:szCs w:val="20"/>
              </w:rPr>
              <w:t>53</w:t>
            </w:r>
          </w:p>
        </w:tc>
        <w:tc>
          <w:tcPr>
            <w:tcW w:w="1556" w:type="dxa"/>
            <w:gridSpan w:val="4"/>
            <w:vAlign w:val="center"/>
          </w:tcPr>
          <w:p w14:paraId="2DB95CCC" w14:textId="77777777" w:rsidR="009F7A6F" w:rsidRPr="006776FA" w:rsidRDefault="009F7A6F" w:rsidP="00FB73DB">
            <w:pPr>
              <w:jc w:val="center"/>
              <w:rPr>
                <w:sz w:val="20"/>
                <w:szCs w:val="20"/>
              </w:rPr>
            </w:pPr>
            <w:r w:rsidRPr="006776FA">
              <w:rPr>
                <w:sz w:val="20"/>
                <w:szCs w:val="20"/>
              </w:rPr>
              <w:t>1,849</w:t>
            </w:r>
          </w:p>
        </w:tc>
        <w:tc>
          <w:tcPr>
            <w:tcW w:w="1135" w:type="dxa"/>
            <w:gridSpan w:val="2"/>
            <w:vAlign w:val="center"/>
          </w:tcPr>
          <w:p w14:paraId="3B29C4D8" w14:textId="77777777" w:rsidR="009F7A6F" w:rsidRPr="006776FA" w:rsidRDefault="009F7A6F" w:rsidP="00FB73DB">
            <w:pPr>
              <w:jc w:val="center"/>
              <w:rPr>
                <w:sz w:val="20"/>
                <w:szCs w:val="20"/>
              </w:rPr>
            </w:pPr>
            <w:r w:rsidRPr="006776FA">
              <w:rPr>
                <w:sz w:val="20"/>
                <w:szCs w:val="20"/>
              </w:rPr>
              <w:t>6</w:t>
            </w:r>
          </w:p>
        </w:tc>
        <w:tc>
          <w:tcPr>
            <w:tcW w:w="1657" w:type="dxa"/>
            <w:gridSpan w:val="3"/>
            <w:vAlign w:val="center"/>
          </w:tcPr>
          <w:p w14:paraId="4C7157ED" w14:textId="77777777" w:rsidR="009F7A6F" w:rsidRPr="006776FA" w:rsidRDefault="009F7A6F" w:rsidP="00FB73DB">
            <w:pPr>
              <w:jc w:val="center"/>
              <w:rPr>
                <w:sz w:val="20"/>
                <w:szCs w:val="20"/>
              </w:rPr>
            </w:pPr>
            <w:r w:rsidRPr="006776FA">
              <w:rPr>
                <w:sz w:val="20"/>
                <w:szCs w:val="20"/>
              </w:rPr>
              <w:t>2,430</w:t>
            </w:r>
          </w:p>
        </w:tc>
      </w:tr>
      <w:tr w:rsidR="009F7A6F" w:rsidRPr="006776FA" w14:paraId="0A85611A" w14:textId="77777777" w:rsidTr="00B108C4">
        <w:trPr>
          <w:trHeight w:val="353"/>
        </w:trPr>
        <w:tc>
          <w:tcPr>
            <w:tcW w:w="2065" w:type="dxa"/>
            <w:gridSpan w:val="2"/>
          </w:tcPr>
          <w:p w14:paraId="46F967A4" w14:textId="77777777" w:rsidR="009F7A6F" w:rsidRPr="006776FA" w:rsidRDefault="009F7A6F" w:rsidP="00FB73DB">
            <w:pPr>
              <w:jc w:val="right"/>
              <w:rPr>
                <w:sz w:val="20"/>
                <w:szCs w:val="20"/>
                <w:vertAlign w:val="superscript"/>
              </w:rPr>
            </w:pPr>
            <w:r w:rsidRPr="00856F35">
              <w:rPr>
                <w:sz w:val="20"/>
                <w:szCs w:val="20"/>
                <w:highlight w:val="yellow"/>
                <w:rPrChange w:id="235" w:author="Jordahl, Jim [VPR]" w:date="2026-09-26T08:34:00Z">
                  <w:rPr>
                    <w:sz w:val="20"/>
                    <w:szCs w:val="20"/>
                  </w:rPr>
                </w:rPrChange>
              </w:rPr>
              <w:t>Installing</w:t>
            </w:r>
            <w:r w:rsidRPr="006776FA">
              <w:rPr>
                <w:sz w:val="20"/>
                <w:szCs w:val="20"/>
              </w:rPr>
              <w:t xml:space="preserve"> [saturated] buffers on all applicable hectares.</w:t>
            </w:r>
            <w:r w:rsidRPr="006776FA">
              <w:rPr>
                <w:sz w:val="20"/>
                <w:szCs w:val="20"/>
                <w:vertAlign w:val="superscript"/>
              </w:rPr>
              <w:t>4</w:t>
            </w:r>
          </w:p>
        </w:tc>
        <w:tc>
          <w:tcPr>
            <w:tcW w:w="1390" w:type="dxa"/>
            <w:gridSpan w:val="2"/>
            <w:vAlign w:val="center"/>
          </w:tcPr>
          <w:p w14:paraId="6909D9FD" w14:textId="77777777" w:rsidR="009F7A6F" w:rsidRPr="006776FA" w:rsidRDefault="009F7A6F" w:rsidP="00FB73DB">
            <w:pPr>
              <w:jc w:val="center"/>
              <w:rPr>
                <w:sz w:val="20"/>
                <w:szCs w:val="20"/>
              </w:rPr>
            </w:pPr>
            <w:r w:rsidRPr="006776FA">
              <w:rPr>
                <w:sz w:val="20"/>
                <w:szCs w:val="20"/>
              </w:rPr>
              <w:t>184</w:t>
            </w:r>
          </w:p>
        </w:tc>
        <w:tc>
          <w:tcPr>
            <w:tcW w:w="1331" w:type="dxa"/>
            <w:gridSpan w:val="3"/>
            <w:vAlign w:val="center"/>
          </w:tcPr>
          <w:p w14:paraId="39FCAFD4" w14:textId="77777777" w:rsidR="009F7A6F" w:rsidRPr="006776FA" w:rsidRDefault="009F7A6F" w:rsidP="00FB73DB">
            <w:pPr>
              <w:jc w:val="center"/>
              <w:rPr>
                <w:sz w:val="20"/>
                <w:szCs w:val="20"/>
              </w:rPr>
            </w:pPr>
            <w:r w:rsidRPr="006776FA">
              <w:rPr>
                <w:sz w:val="20"/>
                <w:szCs w:val="20"/>
              </w:rPr>
              <w:t>12</w:t>
            </w:r>
          </w:p>
        </w:tc>
        <w:tc>
          <w:tcPr>
            <w:tcW w:w="1556" w:type="dxa"/>
            <w:gridSpan w:val="4"/>
            <w:vAlign w:val="center"/>
          </w:tcPr>
          <w:p w14:paraId="2DF22797" w14:textId="77777777" w:rsidR="009F7A6F" w:rsidRPr="006776FA" w:rsidRDefault="009F7A6F" w:rsidP="00FB73DB">
            <w:pPr>
              <w:jc w:val="center"/>
              <w:rPr>
                <w:sz w:val="20"/>
                <w:szCs w:val="20"/>
              </w:rPr>
            </w:pPr>
            <w:r w:rsidRPr="006776FA">
              <w:rPr>
                <w:sz w:val="20"/>
                <w:szCs w:val="20"/>
              </w:rPr>
              <w:t>1,341</w:t>
            </w:r>
          </w:p>
        </w:tc>
        <w:tc>
          <w:tcPr>
            <w:tcW w:w="1135" w:type="dxa"/>
            <w:gridSpan w:val="2"/>
            <w:vAlign w:val="center"/>
          </w:tcPr>
          <w:p w14:paraId="3DE5A1F3" w14:textId="77777777" w:rsidR="009F7A6F" w:rsidRPr="006776FA" w:rsidRDefault="009F7A6F" w:rsidP="00FB73DB">
            <w:pPr>
              <w:jc w:val="center"/>
              <w:rPr>
                <w:sz w:val="20"/>
                <w:szCs w:val="20"/>
              </w:rPr>
            </w:pPr>
            <w:r w:rsidRPr="006776FA">
              <w:rPr>
                <w:sz w:val="20"/>
                <w:szCs w:val="20"/>
              </w:rPr>
              <w:t>36</w:t>
            </w:r>
          </w:p>
        </w:tc>
        <w:tc>
          <w:tcPr>
            <w:tcW w:w="1657" w:type="dxa"/>
            <w:gridSpan w:val="3"/>
            <w:vAlign w:val="center"/>
          </w:tcPr>
          <w:p w14:paraId="2D82B5CE" w14:textId="77777777" w:rsidR="009F7A6F" w:rsidRPr="006776FA" w:rsidRDefault="009F7A6F" w:rsidP="00FB73DB">
            <w:pPr>
              <w:jc w:val="center"/>
              <w:rPr>
                <w:sz w:val="20"/>
                <w:szCs w:val="20"/>
              </w:rPr>
            </w:pPr>
            <w:r w:rsidRPr="006776FA">
              <w:rPr>
                <w:sz w:val="20"/>
                <w:szCs w:val="20"/>
              </w:rPr>
              <w:t>1,573</w:t>
            </w:r>
          </w:p>
        </w:tc>
      </w:tr>
      <w:tr w:rsidR="009F7A6F" w:rsidRPr="006776FA" w14:paraId="054AF942" w14:textId="77777777" w:rsidTr="00B108C4">
        <w:trPr>
          <w:trHeight w:val="353"/>
        </w:trPr>
        <w:tc>
          <w:tcPr>
            <w:tcW w:w="2065" w:type="dxa"/>
            <w:gridSpan w:val="2"/>
          </w:tcPr>
          <w:p w14:paraId="39EADDF0" w14:textId="306F7EFB" w:rsidR="009F7A6F" w:rsidRPr="006776FA" w:rsidRDefault="002A353C" w:rsidP="00FB73DB">
            <w:pPr>
              <w:jc w:val="right"/>
              <w:rPr>
                <w:sz w:val="20"/>
                <w:szCs w:val="20"/>
                <w:vertAlign w:val="superscript"/>
              </w:rPr>
            </w:pPr>
            <w:proofErr w:type="spellStart"/>
            <w:ins w:id="236" w:author="Jordahl, Jim [VPR]" w:date="2026-09-26T08:34:00Z">
              <w:r w:rsidRPr="002A353C">
                <w:rPr>
                  <w:sz w:val="20"/>
                  <w:szCs w:val="20"/>
                  <w:highlight w:val="yellow"/>
                  <w:rPrChange w:id="237" w:author="Jordahl, Jim [VPR]" w:date="2026-09-26T08:34:00Z">
                    <w:rPr>
                      <w:sz w:val="20"/>
                      <w:szCs w:val="20"/>
                    </w:rPr>
                  </w:rPrChange>
                </w:rPr>
                <w:t>XXXing</w:t>
              </w:r>
              <w:proofErr w:type="spellEnd"/>
              <w:r w:rsidRPr="002A353C">
                <w:rPr>
                  <w:sz w:val="20"/>
                  <w:szCs w:val="20"/>
                  <w:highlight w:val="yellow"/>
                  <w:rPrChange w:id="238" w:author="Jordahl, Jim [VPR]" w:date="2026-09-26T08:34:00Z">
                    <w:rPr>
                      <w:sz w:val="20"/>
                      <w:szCs w:val="20"/>
                    </w:rPr>
                  </w:rPrChange>
                </w:rPr>
                <w:t>…</w:t>
              </w:r>
            </w:ins>
            <w:r w:rsidR="009F7A6F" w:rsidRPr="006776FA">
              <w:rPr>
                <w:sz w:val="20"/>
                <w:szCs w:val="20"/>
              </w:rPr>
              <w:t>Perennial crops (energy crops) to equal pasture/hay acreage in 1987.</w:t>
            </w:r>
            <w:r w:rsidR="009F7A6F" w:rsidRPr="006776FA">
              <w:rPr>
                <w:sz w:val="20"/>
                <w:szCs w:val="20"/>
                <w:vertAlign w:val="superscript"/>
              </w:rPr>
              <w:t>5</w:t>
            </w:r>
          </w:p>
        </w:tc>
        <w:tc>
          <w:tcPr>
            <w:tcW w:w="1390" w:type="dxa"/>
            <w:gridSpan w:val="2"/>
            <w:vAlign w:val="center"/>
          </w:tcPr>
          <w:p w14:paraId="02512293" w14:textId="77777777" w:rsidR="009F7A6F" w:rsidRPr="006776FA" w:rsidRDefault="009F7A6F" w:rsidP="00FB73DB">
            <w:pPr>
              <w:jc w:val="center"/>
              <w:rPr>
                <w:color w:val="000000"/>
                <w:sz w:val="20"/>
                <w:szCs w:val="20"/>
              </w:rPr>
            </w:pPr>
            <w:r w:rsidRPr="006776FA">
              <w:rPr>
                <w:color w:val="000000"/>
                <w:sz w:val="20"/>
                <w:szCs w:val="20"/>
              </w:rPr>
              <w:t>7,231</w:t>
            </w:r>
          </w:p>
        </w:tc>
        <w:tc>
          <w:tcPr>
            <w:tcW w:w="1331" w:type="dxa"/>
            <w:gridSpan w:val="3"/>
            <w:vAlign w:val="center"/>
          </w:tcPr>
          <w:p w14:paraId="7DA80178" w14:textId="77777777" w:rsidR="009F7A6F" w:rsidRPr="006776FA" w:rsidRDefault="009F7A6F" w:rsidP="00FB73DB">
            <w:pPr>
              <w:jc w:val="center"/>
              <w:rPr>
                <w:color w:val="000000"/>
                <w:sz w:val="20"/>
                <w:szCs w:val="20"/>
              </w:rPr>
            </w:pPr>
            <w:r w:rsidRPr="006776FA">
              <w:rPr>
                <w:color w:val="000000"/>
                <w:sz w:val="20"/>
                <w:szCs w:val="20"/>
              </w:rPr>
              <w:t>1,751</w:t>
            </w:r>
          </w:p>
        </w:tc>
        <w:tc>
          <w:tcPr>
            <w:tcW w:w="1556" w:type="dxa"/>
            <w:gridSpan w:val="4"/>
            <w:vAlign w:val="center"/>
          </w:tcPr>
          <w:p w14:paraId="314D4EE9" w14:textId="77777777" w:rsidR="009F7A6F" w:rsidRPr="006776FA" w:rsidRDefault="009F7A6F" w:rsidP="00FB73DB">
            <w:pPr>
              <w:jc w:val="center"/>
              <w:rPr>
                <w:color w:val="000000"/>
                <w:sz w:val="20"/>
                <w:szCs w:val="20"/>
              </w:rPr>
            </w:pPr>
            <w:r w:rsidRPr="006776FA">
              <w:rPr>
                <w:color w:val="000000"/>
                <w:sz w:val="20"/>
                <w:szCs w:val="20"/>
              </w:rPr>
              <w:t>29,820</w:t>
            </w:r>
          </w:p>
        </w:tc>
        <w:tc>
          <w:tcPr>
            <w:tcW w:w="1135" w:type="dxa"/>
            <w:gridSpan w:val="2"/>
            <w:vAlign w:val="center"/>
          </w:tcPr>
          <w:p w14:paraId="7DD903DA" w14:textId="77777777" w:rsidR="009F7A6F" w:rsidRPr="006776FA" w:rsidRDefault="009F7A6F" w:rsidP="00FB73DB">
            <w:pPr>
              <w:jc w:val="center"/>
              <w:rPr>
                <w:color w:val="000000"/>
                <w:sz w:val="20"/>
                <w:szCs w:val="20"/>
              </w:rPr>
            </w:pPr>
            <w:r w:rsidRPr="006776FA">
              <w:rPr>
                <w:color w:val="000000"/>
                <w:sz w:val="20"/>
                <w:szCs w:val="20"/>
              </w:rPr>
              <w:t>86</w:t>
            </w:r>
          </w:p>
        </w:tc>
        <w:tc>
          <w:tcPr>
            <w:tcW w:w="1657" w:type="dxa"/>
            <w:gridSpan w:val="3"/>
            <w:vAlign w:val="center"/>
          </w:tcPr>
          <w:p w14:paraId="0975BFC7" w14:textId="77777777" w:rsidR="009F7A6F" w:rsidRPr="006776FA" w:rsidRDefault="009F7A6F" w:rsidP="00FB73DB">
            <w:pPr>
              <w:jc w:val="center"/>
              <w:rPr>
                <w:color w:val="000000"/>
                <w:sz w:val="20"/>
                <w:szCs w:val="20"/>
              </w:rPr>
            </w:pPr>
            <w:r w:rsidRPr="006776FA">
              <w:rPr>
                <w:color w:val="000000"/>
                <w:sz w:val="20"/>
                <w:szCs w:val="20"/>
              </w:rPr>
              <w:t>38,888</w:t>
            </w:r>
          </w:p>
        </w:tc>
      </w:tr>
    </w:tbl>
    <w:p w14:paraId="284902CA" w14:textId="7CA62D05" w:rsidR="009F7A6F" w:rsidRPr="006776FA" w:rsidRDefault="00B108C4" w:rsidP="009F7A6F">
      <w:pPr>
        <w:rPr>
          <w:sz w:val="20"/>
          <w:szCs w:val="20"/>
        </w:rPr>
      </w:pPr>
      <w:r>
        <w:rPr>
          <w:sz w:val="20"/>
          <w:szCs w:val="20"/>
          <w:vertAlign w:val="superscript"/>
        </w:rPr>
        <w:t>1</w:t>
      </w:r>
      <w:r w:rsidR="64D47016" w:rsidRPr="64D47016">
        <w:rPr>
          <w:sz w:val="20"/>
          <w:szCs w:val="20"/>
          <w:vertAlign w:val="superscript"/>
        </w:rPr>
        <w:t xml:space="preserve"> </w:t>
      </w:r>
      <w:r w:rsidR="64D47016" w:rsidRPr="64D47016">
        <w:rPr>
          <w:sz w:val="20"/>
          <w:szCs w:val="20"/>
        </w:rPr>
        <w:t xml:space="preserve">MLRA 115c in the 32 km </w:t>
      </w:r>
      <w:proofErr w:type="spellStart"/>
      <w:r w:rsidR="64D47016" w:rsidRPr="64D47016">
        <w:rPr>
          <w:sz w:val="20"/>
          <w:szCs w:val="20"/>
        </w:rPr>
        <w:t>supplyshed</w:t>
      </w:r>
      <w:proofErr w:type="spellEnd"/>
      <w:r w:rsidR="64D47016" w:rsidRPr="64D47016">
        <w:rPr>
          <w:sz w:val="20"/>
          <w:szCs w:val="20"/>
        </w:rPr>
        <w:t xml:space="preserve"> is only reported for Iowa; the Illinois portion of this MLRA is excluded from the bioeconomy analysis.</w:t>
      </w:r>
    </w:p>
    <w:p w14:paraId="411EBC0E" w14:textId="2F87590F" w:rsidR="00F31108" w:rsidRDefault="00B108C4" w:rsidP="009F7A6F">
      <w:pPr>
        <w:rPr>
          <w:sz w:val="20"/>
          <w:szCs w:val="20"/>
        </w:rPr>
      </w:pPr>
      <w:r>
        <w:rPr>
          <w:sz w:val="20"/>
          <w:szCs w:val="20"/>
          <w:vertAlign w:val="superscript"/>
        </w:rPr>
        <w:t>2</w:t>
      </w:r>
      <w:r w:rsidR="009F7A6F" w:rsidRPr="006776FA">
        <w:rPr>
          <w:sz w:val="20"/>
          <w:szCs w:val="20"/>
        </w:rPr>
        <w:t xml:space="preserve"> </w:t>
      </w:r>
      <w:r w:rsidR="00F31108">
        <w:rPr>
          <w:sz w:val="20"/>
          <w:szCs w:val="20"/>
        </w:rPr>
        <w:t>Permanent cover is assumed to be native prairie habitat.</w:t>
      </w:r>
    </w:p>
    <w:p w14:paraId="13FCC080" w14:textId="335B67D8" w:rsidR="009F7A6F" w:rsidRPr="006776FA" w:rsidRDefault="00F31108" w:rsidP="009F7A6F">
      <w:pPr>
        <w:rPr>
          <w:sz w:val="20"/>
          <w:szCs w:val="20"/>
        </w:rPr>
      </w:pPr>
      <w:r>
        <w:rPr>
          <w:sz w:val="20"/>
          <w:szCs w:val="20"/>
          <w:vertAlign w:val="superscript"/>
        </w:rPr>
        <w:t xml:space="preserve">3 </w:t>
      </w:r>
      <w:r w:rsidR="009F7A6F" w:rsidRPr="006776FA">
        <w:rPr>
          <w:sz w:val="20"/>
          <w:szCs w:val="20"/>
        </w:rPr>
        <w:t xml:space="preserve">Proportion of no-till in MLRA 104, 105, 108c, and 115c is based on data reported in the Conservation Technology Information Center (CTIC) database. No-till on continuous corn fields is 11%, 11%, 15%, and 9%, respectively. No-till on corn-soybean fields is 24%, 31%, 36%, and 33%, respectively. </w:t>
      </w:r>
    </w:p>
    <w:p w14:paraId="62719C0E" w14:textId="77777777" w:rsidR="009F7A6F" w:rsidRPr="006776FA" w:rsidRDefault="009F7A6F" w:rsidP="009F7A6F">
      <w:pPr>
        <w:rPr>
          <w:sz w:val="20"/>
          <w:szCs w:val="20"/>
        </w:rPr>
      </w:pPr>
      <w:r w:rsidRPr="006776FA">
        <w:rPr>
          <w:sz w:val="20"/>
          <w:szCs w:val="20"/>
          <w:vertAlign w:val="superscript"/>
        </w:rPr>
        <w:t>3</w:t>
      </w:r>
      <w:r w:rsidRPr="006776FA">
        <w:rPr>
          <w:sz w:val="20"/>
          <w:szCs w:val="20"/>
        </w:rPr>
        <w:t xml:space="preserve"> There were NRWs sited that achieved treatment of 45% of agricultural land in the </w:t>
      </w:r>
      <w:proofErr w:type="spellStart"/>
      <w:r w:rsidRPr="006776FA">
        <w:rPr>
          <w:sz w:val="20"/>
          <w:szCs w:val="20"/>
        </w:rPr>
        <w:t>supplyshed</w:t>
      </w:r>
      <w:proofErr w:type="spellEnd"/>
      <w:r w:rsidRPr="006776FA">
        <w:rPr>
          <w:sz w:val="20"/>
          <w:szCs w:val="20"/>
        </w:rPr>
        <w:t xml:space="preserve">, however, the number of NRWs was pared down to remove some of the larger wetland complexes that would require agreement from multiple landowners. </w:t>
      </w:r>
    </w:p>
    <w:p w14:paraId="494A7A9F" w14:textId="77777777" w:rsidR="00F23C77" w:rsidRDefault="009F7A6F">
      <w:pPr>
        <w:rPr>
          <w:sz w:val="20"/>
          <w:szCs w:val="20"/>
        </w:rPr>
      </w:pPr>
      <w:r w:rsidRPr="006776FA">
        <w:rPr>
          <w:sz w:val="20"/>
          <w:szCs w:val="20"/>
          <w:vertAlign w:val="superscript"/>
        </w:rPr>
        <w:t xml:space="preserve">5 </w:t>
      </w:r>
      <w:r w:rsidRPr="006776FA">
        <w:rPr>
          <w:sz w:val="20"/>
          <w:szCs w:val="20"/>
        </w:rPr>
        <w:t>Perennial crops are assumed to include prairie strips and whole field conversions.</w:t>
      </w:r>
    </w:p>
    <w:p w14:paraId="7754613E" w14:textId="77777777" w:rsidR="00F23C77" w:rsidRDefault="00F23C77">
      <w:pPr>
        <w:spacing w:after="160" w:line="259" w:lineRule="auto"/>
        <w:rPr>
          <w:sz w:val="20"/>
          <w:szCs w:val="20"/>
        </w:rPr>
      </w:pPr>
      <w:r>
        <w:rPr>
          <w:sz w:val="20"/>
          <w:szCs w:val="20"/>
        </w:rPr>
        <w:br w:type="page"/>
      </w:r>
    </w:p>
    <w:p w14:paraId="19126CDD" w14:textId="77777777" w:rsidR="00D4394B" w:rsidRPr="00D5012D" w:rsidRDefault="00F23C77">
      <w:pPr>
        <w:rPr>
          <w:sz w:val="20"/>
        </w:rPr>
      </w:pPr>
      <w:r w:rsidRPr="00D5012D">
        <w:rPr>
          <w:b/>
          <w:sz w:val="20"/>
        </w:rPr>
        <w:lastRenderedPageBreak/>
        <w:t xml:space="preserve">Table 3. </w:t>
      </w:r>
      <w:r w:rsidR="00D4394B" w:rsidRPr="00D5012D">
        <w:rPr>
          <w:sz w:val="20"/>
        </w:rPr>
        <w:t xml:space="preserve">HUC12 variables used to identify </w:t>
      </w:r>
      <w:r w:rsidR="00D4394B" w:rsidRPr="00C40E42">
        <w:rPr>
          <w:sz w:val="20"/>
          <w:highlight w:val="yellow"/>
          <w:rPrChange w:id="239" w:author="Jordahl, Jim [VPR]" w:date="2026-09-24T10:55:00Z">
            <w:rPr>
              <w:sz w:val="20"/>
            </w:rPr>
          </w:rPrChange>
        </w:rPr>
        <w:t>planning archetypes.</w:t>
      </w:r>
      <w:r w:rsidR="00D4394B" w:rsidRPr="00D5012D">
        <w:rPr>
          <w:sz w:val="20"/>
        </w:rPr>
        <w:t xml:space="preserve"> </w:t>
      </w:r>
    </w:p>
    <w:tbl>
      <w:tblPr>
        <w:tblStyle w:val="TableGrid"/>
        <w:tblW w:w="0" w:type="auto"/>
        <w:tblLook w:val="04A0" w:firstRow="1" w:lastRow="0" w:firstColumn="1" w:lastColumn="0" w:noHBand="0" w:noVBand="1"/>
      </w:tblPr>
      <w:tblGrid>
        <w:gridCol w:w="4675"/>
        <w:gridCol w:w="4675"/>
      </w:tblGrid>
      <w:tr w:rsidR="00D4394B" w:rsidRPr="00D5012D" w14:paraId="56D6B646" w14:textId="77777777" w:rsidTr="00D4394B">
        <w:tc>
          <w:tcPr>
            <w:tcW w:w="4675" w:type="dxa"/>
          </w:tcPr>
          <w:p w14:paraId="2DB62639" w14:textId="4DC3C293" w:rsidR="00D4394B" w:rsidRPr="00D5012D" w:rsidRDefault="00D4394B">
            <w:pPr>
              <w:rPr>
                <w:b/>
                <w:sz w:val="20"/>
              </w:rPr>
            </w:pPr>
            <w:r w:rsidRPr="00D5012D">
              <w:rPr>
                <w:b/>
                <w:sz w:val="20"/>
              </w:rPr>
              <w:t>Variable</w:t>
            </w:r>
          </w:p>
        </w:tc>
        <w:tc>
          <w:tcPr>
            <w:tcW w:w="4675" w:type="dxa"/>
          </w:tcPr>
          <w:p w14:paraId="3FE532B2" w14:textId="09EC760C" w:rsidR="00D4394B" w:rsidRPr="00D5012D" w:rsidRDefault="00D4394B">
            <w:pPr>
              <w:rPr>
                <w:b/>
                <w:sz w:val="20"/>
              </w:rPr>
            </w:pPr>
            <w:r w:rsidRPr="00D5012D">
              <w:rPr>
                <w:b/>
                <w:sz w:val="20"/>
              </w:rPr>
              <w:t>Interpretation</w:t>
            </w:r>
          </w:p>
        </w:tc>
      </w:tr>
      <w:tr w:rsidR="00D4394B" w:rsidRPr="00D5012D" w14:paraId="468A95BC" w14:textId="77777777" w:rsidTr="00D4394B">
        <w:tc>
          <w:tcPr>
            <w:tcW w:w="4675" w:type="dxa"/>
          </w:tcPr>
          <w:p w14:paraId="061B6C95" w14:textId="651EF6B7" w:rsidR="00D4394B" w:rsidRPr="00D5012D" w:rsidRDefault="003C4FC1">
            <w:pPr>
              <w:rPr>
                <w:sz w:val="20"/>
              </w:rPr>
            </w:pPr>
            <w:r w:rsidRPr="00D5012D">
              <w:rPr>
                <w:sz w:val="20"/>
              </w:rPr>
              <w:t>Percent (%) HUC12 treated</w:t>
            </w:r>
          </w:p>
        </w:tc>
        <w:tc>
          <w:tcPr>
            <w:tcW w:w="4675" w:type="dxa"/>
          </w:tcPr>
          <w:p w14:paraId="652138BD" w14:textId="2C029D6E" w:rsidR="00D4394B" w:rsidRPr="00D5012D" w:rsidRDefault="003F3101">
            <w:pPr>
              <w:rPr>
                <w:sz w:val="20"/>
              </w:rPr>
            </w:pPr>
            <w:r w:rsidRPr="00D5012D">
              <w:rPr>
                <w:sz w:val="20"/>
              </w:rPr>
              <w:t>magnitude of landscape transformation</w:t>
            </w:r>
          </w:p>
        </w:tc>
      </w:tr>
      <w:tr w:rsidR="00D4394B" w:rsidRPr="00D5012D" w14:paraId="1A75E0BD" w14:textId="77777777" w:rsidTr="00D4394B">
        <w:tc>
          <w:tcPr>
            <w:tcW w:w="4675" w:type="dxa"/>
          </w:tcPr>
          <w:p w14:paraId="4D9F166D" w14:textId="3E1C7984" w:rsidR="00D4394B" w:rsidRPr="00D5012D" w:rsidRDefault="003C4FC1">
            <w:pPr>
              <w:rPr>
                <w:sz w:val="20"/>
              </w:rPr>
            </w:pPr>
            <w:r w:rsidRPr="00D5012D">
              <w:rPr>
                <w:sz w:val="20"/>
              </w:rPr>
              <w:t>Percent (%) HUC12 prairie patch</w:t>
            </w:r>
          </w:p>
        </w:tc>
        <w:tc>
          <w:tcPr>
            <w:tcW w:w="4675" w:type="dxa"/>
          </w:tcPr>
          <w:p w14:paraId="6B2C3839" w14:textId="70E6BE3D" w:rsidR="00D4394B" w:rsidRPr="00D5012D" w:rsidRDefault="003F3101">
            <w:pPr>
              <w:rPr>
                <w:sz w:val="20"/>
              </w:rPr>
            </w:pPr>
            <w:r w:rsidRPr="00D5012D">
              <w:rPr>
                <w:sz w:val="20"/>
              </w:rPr>
              <w:t>practice configuration</w:t>
            </w:r>
          </w:p>
        </w:tc>
      </w:tr>
      <w:tr w:rsidR="00D4394B" w:rsidRPr="00D5012D" w14:paraId="62B3700D" w14:textId="77777777" w:rsidTr="00D4394B">
        <w:tc>
          <w:tcPr>
            <w:tcW w:w="4675" w:type="dxa"/>
          </w:tcPr>
          <w:p w14:paraId="373B7A38" w14:textId="226C1E67" w:rsidR="00D4394B" w:rsidRPr="00D5012D" w:rsidRDefault="003C4FC1">
            <w:pPr>
              <w:rPr>
                <w:sz w:val="20"/>
              </w:rPr>
            </w:pPr>
            <w:r w:rsidRPr="00D5012D">
              <w:rPr>
                <w:sz w:val="20"/>
              </w:rPr>
              <w:t>Percent (%) HUC12 linear habitat</w:t>
            </w:r>
          </w:p>
        </w:tc>
        <w:tc>
          <w:tcPr>
            <w:tcW w:w="4675" w:type="dxa"/>
          </w:tcPr>
          <w:p w14:paraId="7FCC7BB9" w14:textId="4EDAEDE6" w:rsidR="00D4394B" w:rsidRPr="00D5012D" w:rsidRDefault="003F3101">
            <w:pPr>
              <w:rPr>
                <w:sz w:val="20"/>
              </w:rPr>
            </w:pPr>
            <w:r w:rsidRPr="00D5012D">
              <w:rPr>
                <w:sz w:val="20"/>
              </w:rPr>
              <w:t>practice configuration</w:t>
            </w:r>
          </w:p>
        </w:tc>
      </w:tr>
      <w:tr w:rsidR="00D4394B" w:rsidRPr="00D5012D" w14:paraId="2679AC3A" w14:textId="77777777" w:rsidTr="00D4394B">
        <w:tc>
          <w:tcPr>
            <w:tcW w:w="4675" w:type="dxa"/>
          </w:tcPr>
          <w:p w14:paraId="18DE88B4" w14:textId="5A7B3296" w:rsidR="00D4394B" w:rsidRPr="00D5012D" w:rsidRDefault="003C4FC1">
            <w:pPr>
              <w:rPr>
                <w:sz w:val="20"/>
              </w:rPr>
            </w:pPr>
            <w:r w:rsidRPr="00D5012D">
              <w:rPr>
                <w:sz w:val="20"/>
              </w:rPr>
              <w:t>Percent (%) HUC12 cereal rye</w:t>
            </w:r>
          </w:p>
        </w:tc>
        <w:tc>
          <w:tcPr>
            <w:tcW w:w="4675" w:type="dxa"/>
          </w:tcPr>
          <w:p w14:paraId="2C2F1D09" w14:textId="02665CCC" w:rsidR="00D4394B" w:rsidRPr="00D5012D" w:rsidRDefault="003F3101">
            <w:pPr>
              <w:rPr>
                <w:sz w:val="20"/>
              </w:rPr>
            </w:pPr>
            <w:r w:rsidRPr="00D5012D">
              <w:rPr>
                <w:sz w:val="20"/>
              </w:rPr>
              <w:t>practice configuration</w:t>
            </w:r>
          </w:p>
        </w:tc>
      </w:tr>
      <w:tr w:rsidR="00D4394B" w:rsidRPr="00D5012D" w14:paraId="51655D29" w14:textId="77777777" w:rsidTr="00D4394B">
        <w:tc>
          <w:tcPr>
            <w:tcW w:w="4675" w:type="dxa"/>
          </w:tcPr>
          <w:p w14:paraId="24D0EB43" w14:textId="4AE52DD6" w:rsidR="00D4394B" w:rsidRPr="00D5012D" w:rsidRDefault="003C4FC1">
            <w:pPr>
              <w:rPr>
                <w:sz w:val="20"/>
              </w:rPr>
            </w:pPr>
            <w:r w:rsidRPr="00D5012D">
              <w:rPr>
                <w:sz w:val="20"/>
              </w:rPr>
              <w:t>Nitrate (NO</w:t>
            </w:r>
            <w:r w:rsidRPr="00D5012D">
              <w:rPr>
                <w:sz w:val="20"/>
                <w:vertAlign w:val="subscript"/>
              </w:rPr>
              <w:t>3</w:t>
            </w:r>
            <w:r w:rsidRPr="00D5012D">
              <w:rPr>
                <w:sz w:val="20"/>
              </w:rPr>
              <w:t xml:space="preserve">) reduction </w:t>
            </w:r>
            <w:r w:rsidR="009621FC" w:rsidRPr="00D5012D">
              <w:rPr>
                <w:sz w:val="20"/>
              </w:rPr>
              <w:t>per HUC12 area</w:t>
            </w:r>
          </w:p>
        </w:tc>
        <w:tc>
          <w:tcPr>
            <w:tcW w:w="4675" w:type="dxa"/>
          </w:tcPr>
          <w:p w14:paraId="7DDE3A09" w14:textId="6DD48F5A" w:rsidR="00D4394B" w:rsidRPr="00D5012D" w:rsidRDefault="003F3101">
            <w:pPr>
              <w:rPr>
                <w:sz w:val="20"/>
              </w:rPr>
            </w:pPr>
            <w:r w:rsidRPr="00D5012D">
              <w:rPr>
                <w:sz w:val="20"/>
              </w:rPr>
              <w:t>landscape-scale environmental outcome</w:t>
            </w:r>
          </w:p>
        </w:tc>
      </w:tr>
      <w:tr w:rsidR="00D4394B" w:rsidRPr="00D5012D" w14:paraId="73EA063B" w14:textId="77777777" w:rsidTr="00D4394B">
        <w:tc>
          <w:tcPr>
            <w:tcW w:w="4675" w:type="dxa"/>
          </w:tcPr>
          <w:p w14:paraId="38B3CB55" w14:textId="114CBD94" w:rsidR="00D4394B" w:rsidRPr="00D5012D" w:rsidRDefault="009621FC">
            <w:pPr>
              <w:rPr>
                <w:sz w:val="20"/>
              </w:rPr>
            </w:pPr>
            <w:r w:rsidRPr="00D5012D">
              <w:rPr>
                <w:sz w:val="20"/>
              </w:rPr>
              <w:t>Sediment reduction per HUC12 area</w:t>
            </w:r>
          </w:p>
        </w:tc>
        <w:tc>
          <w:tcPr>
            <w:tcW w:w="4675" w:type="dxa"/>
          </w:tcPr>
          <w:p w14:paraId="648C42C2" w14:textId="51936927" w:rsidR="00D4394B" w:rsidRPr="00D5012D" w:rsidRDefault="003F3101">
            <w:pPr>
              <w:rPr>
                <w:sz w:val="20"/>
              </w:rPr>
            </w:pPr>
            <w:r w:rsidRPr="00D5012D">
              <w:rPr>
                <w:sz w:val="20"/>
              </w:rPr>
              <w:t>landscape-scale environmental outcome</w:t>
            </w:r>
          </w:p>
        </w:tc>
      </w:tr>
      <w:tr w:rsidR="00D4394B" w:rsidRPr="00D5012D" w14:paraId="736E79A2" w14:textId="77777777" w:rsidTr="00D4394B">
        <w:tc>
          <w:tcPr>
            <w:tcW w:w="4675" w:type="dxa"/>
          </w:tcPr>
          <w:p w14:paraId="73FE0C01" w14:textId="74D92CBB" w:rsidR="00D4394B" w:rsidRPr="00D5012D" w:rsidRDefault="009621FC">
            <w:pPr>
              <w:rPr>
                <w:sz w:val="20"/>
              </w:rPr>
            </w:pPr>
            <w:r w:rsidRPr="00D5012D">
              <w:rPr>
                <w:sz w:val="20"/>
              </w:rPr>
              <w:t>Biomass yield per HUC12 area</w:t>
            </w:r>
          </w:p>
        </w:tc>
        <w:tc>
          <w:tcPr>
            <w:tcW w:w="4675" w:type="dxa"/>
          </w:tcPr>
          <w:p w14:paraId="741F64E4" w14:textId="2EE33D29" w:rsidR="00D4394B" w:rsidRPr="00D5012D" w:rsidRDefault="003F3101">
            <w:pPr>
              <w:rPr>
                <w:sz w:val="20"/>
              </w:rPr>
            </w:pPr>
            <w:r w:rsidRPr="00D5012D">
              <w:rPr>
                <w:sz w:val="20"/>
              </w:rPr>
              <w:t>landscape-scale environmental outcome</w:t>
            </w:r>
          </w:p>
        </w:tc>
      </w:tr>
      <w:tr w:rsidR="009621FC" w:rsidRPr="00D5012D" w14:paraId="343494B2" w14:textId="77777777" w:rsidTr="00D4394B">
        <w:tc>
          <w:tcPr>
            <w:tcW w:w="4675" w:type="dxa"/>
          </w:tcPr>
          <w:p w14:paraId="7ED1FB58" w14:textId="340105A3" w:rsidR="009621FC" w:rsidRPr="00D5012D" w:rsidRDefault="009621FC">
            <w:pPr>
              <w:rPr>
                <w:sz w:val="20"/>
              </w:rPr>
            </w:pPr>
            <w:r w:rsidRPr="00D5012D">
              <w:rPr>
                <w:sz w:val="20"/>
              </w:rPr>
              <w:t>Direct cost of vegetation and structures</w:t>
            </w:r>
          </w:p>
        </w:tc>
        <w:tc>
          <w:tcPr>
            <w:tcW w:w="4675" w:type="dxa"/>
          </w:tcPr>
          <w:p w14:paraId="58A45A99" w14:textId="0A5CB755" w:rsidR="009621FC" w:rsidRPr="00D5012D" w:rsidRDefault="003F3101">
            <w:pPr>
              <w:rPr>
                <w:sz w:val="20"/>
              </w:rPr>
            </w:pPr>
            <w:r w:rsidRPr="00D5012D">
              <w:rPr>
                <w:sz w:val="20"/>
              </w:rPr>
              <w:t>implementation investment</w:t>
            </w:r>
          </w:p>
        </w:tc>
      </w:tr>
    </w:tbl>
    <w:p w14:paraId="6C44137E" w14:textId="72A402F5" w:rsidR="00295D54" w:rsidRPr="00D5012D" w:rsidRDefault="00295D54">
      <w:pPr>
        <w:rPr>
          <w:sz w:val="18"/>
          <w:szCs w:val="20"/>
        </w:rPr>
      </w:pPr>
      <w:r w:rsidRPr="00D5012D">
        <w:rPr>
          <w:sz w:val="22"/>
        </w:rPr>
        <w:br w:type="page"/>
      </w:r>
    </w:p>
    <w:p w14:paraId="5721ABC6" w14:textId="72C69E3F" w:rsidR="00701189" w:rsidRPr="00D5012D" w:rsidRDefault="00701189" w:rsidP="00701189">
      <w:pPr>
        <w:rPr>
          <w:sz w:val="22"/>
        </w:rPr>
      </w:pPr>
      <w:r w:rsidRPr="00D5012D">
        <w:rPr>
          <w:b/>
          <w:sz w:val="22"/>
        </w:rPr>
        <w:lastRenderedPageBreak/>
        <w:t xml:space="preserve">Table </w:t>
      </w:r>
      <w:r w:rsidR="000B7000" w:rsidRPr="00D5012D">
        <w:rPr>
          <w:b/>
          <w:sz w:val="22"/>
        </w:rPr>
        <w:t>4</w:t>
      </w:r>
      <w:r w:rsidRPr="00D5012D">
        <w:rPr>
          <w:b/>
          <w:sz w:val="22"/>
        </w:rPr>
        <w:t>.</w:t>
      </w:r>
      <w:r w:rsidRPr="00D5012D">
        <w:rPr>
          <w:sz w:val="22"/>
        </w:rPr>
        <w:t xml:space="preserve"> </w:t>
      </w:r>
      <w:r w:rsidR="00B36E1E" w:rsidRPr="00D5012D">
        <w:rPr>
          <w:sz w:val="22"/>
        </w:rPr>
        <w:t xml:space="preserve">Estimated environmental, biomass, and implementation-cost outcomes of the integrated conservation-biomass scenario across the 32-km </w:t>
      </w:r>
      <w:proofErr w:type="spellStart"/>
      <w:r w:rsidR="00B36E1E" w:rsidRPr="00D5012D">
        <w:rPr>
          <w:sz w:val="22"/>
        </w:rPr>
        <w:t>supplyshed</w:t>
      </w:r>
      <w:proofErr w:type="spellEnd"/>
      <w:r w:rsidR="00B36E1E" w:rsidRPr="00D5012D">
        <w:rPr>
          <w:sz w:val="22"/>
        </w:rPr>
        <w:t xml:space="preserve">. Values include total annual outcomes across the </w:t>
      </w:r>
      <w:proofErr w:type="spellStart"/>
      <w:r w:rsidR="00B36E1E" w:rsidRPr="00D5012D">
        <w:rPr>
          <w:sz w:val="22"/>
        </w:rPr>
        <w:t>supplyshed</w:t>
      </w:r>
      <w:proofErr w:type="spellEnd"/>
      <w:r w:rsidR="00B36E1E" w:rsidRPr="00D5012D">
        <w:rPr>
          <w:sz w:val="22"/>
        </w:rPr>
        <w:t xml:space="preserve"> and field-level median and interquartile range (IQR). Where fields received multiple interventions, environmental outcomes were combined, while biomass production and costs were reported by vegetation system to reflect differences in </w:t>
      </w:r>
      <w:commentRangeStart w:id="240"/>
      <w:commentRangeStart w:id="241"/>
      <w:r w:rsidR="00B36E1E" w:rsidRPr="00D5012D">
        <w:rPr>
          <w:sz w:val="22"/>
        </w:rPr>
        <w:t>management</w:t>
      </w:r>
      <w:commentRangeEnd w:id="240"/>
      <w:r w:rsidR="00E4021E">
        <w:rPr>
          <w:rStyle w:val="CommentReference"/>
        </w:rPr>
        <w:commentReference w:id="240"/>
      </w:r>
      <w:commentRangeEnd w:id="241"/>
      <w:r w:rsidR="00C02190">
        <w:rPr>
          <w:rStyle w:val="CommentReference"/>
        </w:rPr>
        <w:commentReference w:id="241"/>
      </w:r>
      <w:r w:rsidR="00B36E1E" w:rsidRPr="00D5012D">
        <w:rPr>
          <w:sz w:val="22"/>
        </w:rPr>
        <w:t>.</w:t>
      </w:r>
      <w:ins w:id="242" w:author="Schulte Moore, Lisa A [NREM]" w:date="2026-09-27T06:16:00Z">
        <w:r w:rsidR="00C02190">
          <w:rPr>
            <w:sz w:val="22"/>
          </w:rPr>
          <w:t xml:space="preserve"> </w:t>
        </w:r>
      </w:ins>
    </w:p>
    <w:p w14:paraId="6A094ACF" w14:textId="77777777" w:rsidR="00B36E1E" w:rsidRPr="00533E2B" w:rsidRDefault="00B36E1E" w:rsidP="00701189"/>
    <w:tbl>
      <w:tblPr>
        <w:tblStyle w:val="TableGrid"/>
        <w:tblW w:w="0" w:type="auto"/>
        <w:tblLook w:val="04A0" w:firstRow="1" w:lastRow="0" w:firstColumn="1" w:lastColumn="0" w:noHBand="0" w:noVBand="1"/>
      </w:tblPr>
      <w:tblGrid>
        <w:gridCol w:w="1994"/>
        <w:gridCol w:w="1316"/>
        <w:gridCol w:w="1316"/>
        <w:gridCol w:w="1850"/>
        <w:gridCol w:w="1650"/>
      </w:tblGrid>
      <w:tr w:rsidR="00701189" w:rsidRPr="00941C15" w14:paraId="58FD3F14" w14:textId="77777777" w:rsidTr="00796D93">
        <w:tc>
          <w:tcPr>
            <w:tcW w:w="1994" w:type="dxa"/>
          </w:tcPr>
          <w:p w14:paraId="41C7A033" w14:textId="77777777" w:rsidR="00701189" w:rsidRPr="00941C15" w:rsidRDefault="00701189" w:rsidP="00796D93">
            <w:pPr>
              <w:jc w:val="center"/>
              <w:rPr>
                <w:b/>
                <w:sz w:val="20"/>
                <w:szCs w:val="20"/>
              </w:rPr>
            </w:pPr>
            <w:r w:rsidRPr="00941C15">
              <w:rPr>
                <w:b/>
                <w:sz w:val="20"/>
                <w:szCs w:val="20"/>
              </w:rPr>
              <w:t>Metric</w:t>
            </w:r>
          </w:p>
        </w:tc>
        <w:tc>
          <w:tcPr>
            <w:tcW w:w="2632" w:type="dxa"/>
            <w:gridSpan w:val="2"/>
          </w:tcPr>
          <w:p w14:paraId="22599321" w14:textId="77777777" w:rsidR="00701189" w:rsidRPr="00941C15" w:rsidRDefault="00701189" w:rsidP="00796D93">
            <w:pPr>
              <w:jc w:val="center"/>
              <w:rPr>
                <w:b/>
                <w:sz w:val="20"/>
                <w:szCs w:val="20"/>
              </w:rPr>
            </w:pPr>
            <w:r w:rsidRPr="00941C15">
              <w:rPr>
                <w:b/>
                <w:sz w:val="20"/>
                <w:szCs w:val="20"/>
              </w:rPr>
              <w:t>Sum</w:t>
            </w:r>
          </w:p>
        </w:tc>
        <w:tc>
          <w:tcPr>
            <w:tcW w:w="3500" w:type="dxa"/>
            <w:gridSpan w:val="2"/>
          </w:tcPr>
          <w:p w14:paraId="616E2138" w14:textId="77777777" w:rsidR="00701189" w:rsidRPr="00941C15" w:rsidRDefault="00701189" w:rsidP="00796D93">
            <w:pPr>
              <w:jc w:val="center"/>
              <w:rPr>
                <w:b/>
                <w:sz w:val="20"/>
                <w:szCs w:val="20"/>
              </w:rPr>
            </w:pPr>
            <w:commentRangeStart w:id="243"/>
            <w:r w:rsidRPr="00941C15">
              <w:rPr>
                <w:b/>
                <w:sz w:val="20"/>
                <w:szCs w:val="20"/>
              </w:rPr>
              <w:t>Median</w:t>
            </w:r>
            <w:commentRangeEnd w:id="243"/>
            <w:r w:rsidR="002A353C">
              <w:rPr>
                <w:rStyle w:val="CommentReference"/>
              </w:rPr>
              <w:commentReference w:id="243"/>
            </w:r>
          </w:p>
        </w:tc>
      </w:tr>
      <w:tr w:rsidR="00701189" w:rsidRPr="00941C15" w14:paraId="504607DE" w14:textId="77777777" w:rsidTr="00796D93">
        <w:tc>
          <w:tcPr>
            <w:tcW w:w="1994" w:type="dxa"/>
          </w:tcPr>
          <w:p w14:paraId="0669C506" w14:textId="77777777" w:rsidR="00701189" w:rsidRPr="00941C15" w:rsidRDefault="00701189" w:rsidP="00796D93">
            <w:pPr>
              <w:jc w:val="center"/>
              <w:rPr>
                <w:b/>
                <w:sz w:val="20"/>
                <w:szCs w:val="20"/>
              </w:rPr>
            </w:pPr>
          </w:p>
        </w:tc>
        <w:tc>
          <w:tcPr>
            <w:tcW w:w="1316" w:type="dxa"/>
          </w:tcPr>
          <w:p w14:paraId="22B83A18" w14:textId="77777777" w:rsidR="00701189" w:rsidRPr="00941C15" w:rsidRDefault="00701189" w:rsidP="00796D93">
            <w:pPr>
              <w:jc w:val="center"/>
              <w:rPr>
                <w:sz w:val="20"/>
                <w:szCs w:val="20"/>
              </w:rPr>
            </w:pPr>
            <w:r w:rsidRPr="00941C15">
              <w:rPr>
                <w:sz w:val="20"/>
                <w:szCs w:val="20"/>
              </w:rPr>
              <w:t>Rye</w:t>
            </w:r>
          </w:p>
        </w:tc>
        <w:tc>
          <w:tcPr>
            <w:tcW w:w="1316" w:type="dxa"/>
          </w:tcPr>
          <w:p w14:paraId="10996611" w14:textId="77777777" w:rsidR="00701189" w:rsidRPr="00941C15" w:rsidRDefault="00701189" w:rsidP="00796D93">
            <w:pPr>
              <w:jc w:val="center"/>
              <w:rPr>
                <w:sz w:val="20"/>
                <w:szCs w:val="20"/>
              </w:rPr>
            </w:pPr>
            <w:r w:rsidRPr="00941C15">
              <w:rPr>
                <w:sz w:val="20"/>
                <w:szCs w:val="20"/>
              </w:rPr>
              <w:t>Prairie</w:t>
            </w:r>
          </w:p>
        </w:tc>
        <w:tc>
          <w:tcPr>
            <w:tcW w:w="1850" w:type="dxa"/>
          </w:tcPr>
          <w:p w14:paraId="67ED4841" w14:textId="77777777" w:rsidR="00701189" w:rsidRPr="00941C15" w:rsidRDefault="00701189" w:rsidP="00796D93">
            <w:pPr>
              <w:jc w:val="center"/>
              <w:rPr>
                <w:sz w:val="20"/>
                <w:szCs w:val="20"/>
              </w:rPr>
            </w:pPr>
            <w:r w:rsidRPr="00941C15">
              <w:rPr>
                <w:sz w:val="20"/>
                <w:szCs w:val="20"/>
              </w:rPr>
              <w:t>Rye</w:t>
            </w:r>
          </w:p>
        </w:tc>
        <w:tc>
          <w:tcPr>
            <w:tcW w:w="1650" w:type="dxa"/>
          </w:tcPr>
          <w:p w14:paraId="14F9DAA7" w14:textId="77777777" w:rsidR="00701189" w:rsidRPr="00941C15" w:rsidRDefault="00701189" w:rsidP="00796D93">
            <w:pPr>
              <w:jc w:val="center"/>
              <w:rPr>
                <w:sz w:val="20"/>
                <w:szCs w:val="20"/>
              </w:rPr>
            </w:pPr>
            <w:r w:rsidRPr="00941C15">
              <w:rPr>
                <w:sz w:val="20"/>
                <w:szCs w:val="20"/>
              </w:rPr>
              <w:t>Prairie</w:t>
            </w:r>
          </w:p>
        </w:tc>
      </w:tr>
      <w:tr w:rsidR="00701189" w:rsidRPr="00941C15" w14:paraId="3364A0E4" w14:textId="77777777" w:rsidTr="00796D93">
        <w:tc>
          <w:tcPr>
            <w:tcW w:w="1994" w:type="dxa"/>
            <w:vAlign w:val="center"/>
          </w:tcPr>
          <w:p w14:paraId="29A8A944" w14:textId="77777777" w:rsidR="00701189" w:rsidRPr="00941C15" w:rsidRDefault="00701189" w:rsidP="00796D93">
            <w:pPr>
              <w:jc w:val="center"/>
              <w:rPr>
                <w:sz w:val="20"/>
                <w:szCs w:val="20"/>
              </w:rPr>
            </w:pPr>
            <w:r w:rsidRPr="00941C15">
              <w:rPr>
                <w:sz w:val="20"/>
                <w:szCs w:val="20"/>
              </w:rPr>
              <w:t>Area</w:t>
            </w:r>
            <w:r>
              <w:rPr>
                <w:sz w:val="20"/>
                <w:szCs w:val="20"/>
              </w:rPr>
              <w:t xml:space="preserve"> (ha)</w:t>
            </w:r>
          </w:p>
        </w:tc>
        <w:tc>
          <w:tcPr>
            <w:tcW w:w="1316" w:type="dxa"/>
            <w:vAlign w:val="center"/>
          </w:tcPr>
          <w:p w14:paraId="46725278" w14:textId="77777777" w:rsidR="00701189" w:rsidRPr="00941C15" w:rsidRDefault="00701189" w:rsidP="00796D93">
            <w:pPr>
              <w:jc w:val="center"/>
              <w:rPr>
                <w:sz w:val="20"/>
                <w:szCs w:val="20"/>
              </w:rPr>
            </w:pPr>
            <w:r w:rsidRPr="00941C15">
              <w:rPr>
                <w:sz w:val="20"/>
                <w:szCs w:val="20"/>
              </w:rPr>
              <w:t>68,539</w:t>
            </w:r>
          </w:p>
        </w:tc>
        <w:tc>
          <w:tcPr>
            <w:tcW w:w="1316" w:type="dxa"/>
            <w:vAlign w:val="center"/>
          </w:tcPr>
          <w:p w14:paraId="2AD2AB59" w14:textId="77777777" w:rsidR="00701189" w:rsidRPr="00941C15" w:rsidRDefault="00701189" w:rsidP="00796D93">
            <w:pPr>
              <w:jc w:val="center"/>
              <w:rPr>
                <w:sz w:val="20"/>
                <w:szCs w:val="20"/>
              </w:rPr>
            </w:pPr>
            <w:r w:rsidRPr="00941C15">
              <w:rPr>
                <w:sz w:val="20"/>
                <w:szCs w:val="20"/>
              </w:rPr>
              <w:t>36,870</w:t>
            </w:r>
          </w:p>
        </w:tc>
        <w:tc>
          <w:tcPr>
            <w:tcW w:w="1850" w:type="dxa"/>
            <w:vAlign w:val="center"/>
          </w:tcPr>
          <w:p w14:paraId="6F04426E" w14:textId="77777777" w:rsidR="00701189" w:rsidRPr="00941C15" w:rsidRDefault="00701189" w:rsidP="00796D93">
            <w:pPr>
              <w:jc w:val="center"/>
              <w:rPr>
                <w:sz w:val="20"/>
                <w:szCs w:val="20"/>
              </w:rPr>
            </w:pPr>
            <w:r w:rsidRPr="00941C15">
              <w:rPr>
                <w:sz w:val="20"/>
                <w:szCs w:val="20"/>
              </w:rPr>
              <w:t>19.16</w:t>
            </w:r>
          </w:p>
          <w:p w14:paraId="117572A5" w14:textId="77777777" w:rsidR="00701189" w:rsidRPr="00941C15" w:rsidRDefault="00701189" w:rsidP="00796D93">
            <w:pPr>
              <w:jc w:val="center"/>
              <w:rPr>
                <w:sz w:val="20"/>
                <w:szCs w:val="20"/>
              </w:rPr>
            </w:pPr>
            <w:r w:rsidRPr="00941C15">
              <w:rPr>
                <w:sz w:val="20"/>
                <w:szCs w:val="20"/>
              </w:rPr>
              <w:t>(10.72 - 31.28)</w:t>
            </w:r>
          </w:p>
        </w:tc>
        <w:tc>
          <w:tcPr>
            <w:tcW w:w="1650" w:type="dxa"/>
            <w:vAlign w:val="center"/>
          </w:tcPr>
          <w:p w14:paraId="61BBE102" w14:textId="77777777" w:rsidR="00701189" w:rsidRPr="00941C15" w:rsidRDefault="00701189" w:rsidP="00796D93">
            <w:pPr>
              <w:jc w:val="center"/>
              <w:rPr>
                <w:sz w:val="20"/>
                <w:szCs w:val="20"/>
              </w:rPr>
            </w:pPr>
            <w:r w:rsidRPr="00941C15">
              <w:rPr>
                <w:sz w:val="20"/>
                <w:szCs w:val="20"/>
              </w:rPr>
              <w:t>3.73</w:t>
            </w:r>
          </w:p>
          <w:p w14:paraId="7FB3E4FC" w14:textId="77777777" w:rsidR="00701189" w:rsidRPr="00941C15" w:rsidRDefault="00701189" w:rsidP="00796D93">
            <w:pPr>
              <w:jc w:val="center"/>
              <w:rPr>
                <w:sz w:val="20"/>
                <w:szCs w:val="20"/>
              </w:rPr>
            </w:pPr>
            <w:r w:rsidRPr="00941C15">
              <w:rPr>
                <w:sz w:val="20"/>
                <w:szCs w:val="20"/>
              </w:rPr>
              <w:t>(1.65 - 9.16)</w:t>
            </w:r>
          </w:p>
        </w:tc>
      </w:tr>
      <w:tr w:rsidR="00701189" w:rsidRPr="00941C15" w14:paraId="2F4829F4" w14:textId="77777777" w:rsidTr="00796D93">
        <w:tc>
          <w:tcPr>
            <w:tcW w:w="1994" w:type="dxa"/>
            <w:vAlign w:val="center"/>
          </w:tcPr>
          <w:p w14:paraId="367D22B8" w14:textId="77777777" w:rsidR="00701189" w:rsidRPr="00301EAD" w:rsidRDefault="00701189" w:rsidP="00796D93">
            <w:pPr>
              <w:jc w:val="center"/>
              <w:rPr>
                <w:sz w:val="20"/>
                <w:szCs w:val="20"/>
                <w:vertAlign w:val="superscript"/>
              </w:rPr>
            </w:pPr>
            <w:r w:rsidRPr="00941C15">
              <w:rPr>
                <w:sz w:val="20"/>
                <w:szCs w:val="20"/>
              </w:rPr>
              <w:t>Biomass Yield</w:t>
            </w:r>
            <w:r>
              <w:rPr>
                <w:sz w:val="20"/>
                <w:szCs w:val="20"/>
              </w:rPr>
              <w:t xml:space="preserve"> </w:t>
            </w:r>
            <w:r w:rsidRPr="00941C15">
              <w:rPr>
                <w:sz w:val="20"/>
                <w:szCs w:val="20"/>
              </w:rPr>
              <w:t>(Mg)</w:t>
            </w:r>
            <w:r>
              <w:rPr>
                <w:sz w:val="20"/>
                <w:szCs w:val="20"/>
                <w:vertAlign w:val="superscript"/>
              </w:rPr>
              <w:t>3</w:t>
            </w:r>
          </w:p>
        </w:tc>
        <w:tc>
          <w:tcPr>
            <w:tcW w:w="1316" w:type="dxa"/>
            <w:vAlign w:val="center"/>
          </w:tcPr>
          <w:p w14:paraId="79A9C927" w14:textId="77777777" w:rsidR="00701189" w:rsidRPr="00941C15" w:rsidRDefault="00701189" w:rsidP="00796D93">
            <w:pPr>
              <w:jc w:val="center"/>
              <w:rPr>
                <w:sz w:val="20"/>
                <w:szCs w:val="20"/>
              </w:rPr>
            </w:pPr>
            <w:r w:rsidRPr="00941C15">
              <w:rPr>
                <w:sz w:val="20"/>
                <w:szCs w:val="20"/>
              </w:rPr>
              <w:t>276,565</w:t>
            </w:r>
          </w:p>
        </w:tc>
        <w:tc>
          <w:tcPr>
            <w:tcW w:w="1316" w:type="dxa"/>
            <w:vAlign w:val="center"/>
          </w:tcPr>
          <w:p w14:paraId="0196D4FC" w14:textId="77777777" w:rsidR="00701189" w:rsidRPr="00941C15" w:rsidRDefault="00701189" w:rsidP="00796D93">
            <w:pPr>
              <w:jc w:val="center"/>
              <w:rPr>
                <w:sz w:val="20"/>
                <w:szCs w:val="20"/>
              </w:rPr>
            </w:pPr>
            <w:r w:rsidRPr="00941C15">
              <w:rPr>
                <w:sz w:val="20"/>
                <w:szCs w:val="20"/>
              </w:rPr>
              <w:t>280,041</w:t>
            </w:r>
          </w:p>
        </w:tc>
        <w:tc>
          <w:tcPr>
            <w:tcW w:w="1850" w:type="dxa"/>
            <w:vAlign w:val="center"/>
          </w:tcPr>
          <w:p w14:paraId="127565BF" w14:textId="77777777" w:rsidR="00701189" w:rsidRPr="006E48D3" w:rsidRDefault="00701189" w:rsidP="00796D93">
            <w:pPr>
              <w:jc w:val="center"/>
              <w:rPr>
                <w:sz w:val="20"/>
                <w:szCs w:val="20"/>
              </w:rPr>
            </w:pPr>
            <w:r w:rsidRPr="006E48D3">
              <w:rPr>
                <w:sz w:val="20"/>
                <w:szCs w:val="20"/>
              </w:rPr>
              <w:t>77.32</w:t>
            </w:r>
          </w:p>
          <w:p w14:paraId="3CCD0B95" w14:textId="77777777" w:rsidR="00701189" w:rsidRPr="00941C15" w:rsidRDefault="00701189" w:rsidP="00796D93">
            <w:pPr>
              <w:jc w:val="center"/>
              <w:rPr>
                <w:sz w:val="20"/>
                <w:szCs w:val="20"/>
              </w:rPr>
            </w:pPr>
            <w:r w:rsidRPr="006E48D3">
              <w:rPr>
                <w:sz w:val="20"/>
                <w:szCs w:val="20"/>
              </w:rPr>
              <w:t>(43.27 - 126.22)</w:t>
            </w:r>
          </w:p>
        </w:tc>
        <w:tc>
          <w:tcPr>
            <w:tcW w:w="1650" w:type="dxa"/>
            <w:vAlign w:val="center"/>
          </w:tcPr>
          <w:p w14:paraId="21422524" w14:textId="77777777" w:rsidR="00701189" w:rsidRPr="006E48D3" w:rsidRDefault="00701189" w:rsidP="00796D93">
            <w:pPr>
              <w:jc w:val="center"/>
              <w:rPr>
                <w:sz w:val="20"/>
                <w:szCs w:val="20"/>
              </w:rPr>
            </w:pPr>
            <w:r w:rsidRPr="006E48D3">
              <w:rPr>
                <w:sz w:val="20"/>
                <w:szCs w:val="20"/>
              </w:rPr>
              <w:t>27.66</w:t>
            </w:r>
          </w:p>
          <w:p w14:paraId="01979552" w14:textId="77777777" w:rsidR="00701189" w:rsidRPr="00941C15" w:rsidRDefault="00701189" w:rsidP="00796D93">
            <w:pPr>
              <w:jc w:val="center"/>
              <w:rPr>
                <w:sz w:val="20"/>
                <w:szCs w:val="20"/>
              </w:rPr>
            </w:pPr>
            <w:r w:rsidRPr="006E48D3">
              <w:rPr>
                <w:sz w:val="20"/>
                <w:szCs w:val="20"/>
              </w:rPr>
              <w:t>(13.92 - 68.31)</w:t>
            </w:r>
          </w:p>
        </w:tc>
      </w:tr>
      <w:tr w:rsidR="008413CA" w:rsidRPr="00941C15" w14:paraId="76E535DB" w14:textId="77777777" w:rsidTr="00CC2B5A">
        <w:tc>
          <w:tcPr>
            <w:tcW w:w="1994" w:type="dxa"/>
            <w:vAlign w:val="center"/>
          </w:tcPr>
          <w:p w14:paraId="032A7C92" w14:textId="06C17CD3" w:rsidR="008413CA" w:rsidRPr="00941C15" w:rsidRDefault="008413CA" w:rsidP="00796D93">
            <w:pPr>
              <w:jc w:val="center"/>
              <w:rPr>
                <w:sz w:val="20"/>
                <w:szCs w:val="20"/>
              </w:rPr>
            </w:pPr>
            <w:r>
              <w:rPr>
                <w:sz w:val="20"/>
                <w:szCs w:val="20"/>
              </w:rPr>
              <w:t>Energy Potential</w:t>
            </w:r>
          </w:p>
        </w:tc>
        <w:tc>
          <w:tcPr>
            <w:tcW w:w="2632" w:type="dxa"/>
            <w:gridSpan w:val="2"/>
            <w:vAlign w:val="center"/>
          </w:tcPr>
          <w:p w14:paraId="7539A904" w14:textId="623249E3" w:rsidR="008413CA" w:rsidRPr="00941C15" w:rsidRDefault="008413CA" w:rsidP="00796D93">
            <w:pPr>
              <w:jc w:val="center"/>
              <w:rPr>
                <w:sz w:val="20"/>
                <w:szCs w:val="20"/>
              </w:rPr>
            </w:pPr>
            <w:r>
              <w:rPr>
                <w:sz w:val="20"/>
                <w:szCs w:val="20"/>
              </w:rPr>
              <w:t>6,900,906</w:t>
            </w:r>
          </w:p>
        </w:tc>
        <w:tc>
          <w:tcPr>
            <w:tcW w:w="3500" w:type="dxa"/>
            <w:gridSpan w:val="2"/>
            <w:vAlign w:val="center"/>
          </w:tcPr>
          <w:p w14:paraId="379AF87A" w14:textId="77777777" w:rsidR="008413CA" w:rsidRDefault="008413CA" w:rsidP="008413CA">
            <w:pPr>
              <w:jc w:val="center"/>
              <w:rPr>
                <w:sz w:val="20"/>
                <w:szCs w:val="20"/>
              </w:rPr>
            </w:pPr>
            <w:r>
              <w:rPr>
                <w:sz w:val="20"/>
                <w:szCs w:val="20"/>
              </w:rPr>
              <w:t>394.0</w:t>
            </w:r>
          </w:p>
          <w:p w14:paraId="2339AE6C" w14:textId="4E86CDD1" w:rsidR="008413CA" w:rsidRPr="006E48D3" w:rsidRDefault="008413CA" w:rsidP="008413CA">
            <w:pPr>
              <w:jc w:val="center"/>
              <w:rPr>
                <w:sz w:val="20"/>
                <w:szCs w:val="20"/>
              </w:rPr>
            </w:pPr>
            <w:r>
              <w:rPr>
                <w:sz w:val="20"/>
                <w:szCs w:val="20"/>
              </w:rPr>
              <w:t>(103.1 – 1,110.3)</w:t>
            </w:r>
          </w:p>
        </w:tc>
      </w:tr>
      <w:tr w:rsidR="00701189" w:rsidRPr="00941C15" w14:paraId="6D8E6552" w14:textId="77777777" w:rsidTr="00796D93">
        <w:tc>
          <w:tcPr>
            <w:tcW w:w="1994" w:type="dxa"/>
            <w:vAlign w:val="center"/>
          </w:tcPr>
          <w:p w14:paraId="7E7E5433" w14:textId="77777777" w:rsidR="00701189" w:rsidRPr="00941C15" w:rsidRDefault="00701189" w:rsidP="00796D93">
            <w:pPr>
              <w:jc w:val="center"/>
              <w:rPr>
                <w:sz w:val="20"/>
                <w:szCs w:val="20"/>
              </w:rPr>
            </w:pPr>
            <w:r w:rsidRPr="00941C15">
              <w:rPr>
                <w:sz w:val="20"/>
                <w:szCs w:val="20"/>
              </w:rPr>
              <w:t>NO</w:t>
            </w:r>
            <w:r w:rsidRPr="00941C15">
              <w:rPr>
                <w:sz w:val="20"/>
                <w:szCs w:val="20"/>
                <w:vertAlign w:val="subscript"/>
              </w:rPr>
              <w:t>3</w:t>
            </w:r>
            <w:r w:rsidRPr="00941C15">
              <w:rPr>
                <w:sz w:val="20"/>
                <w:szCs w:val="20"/>
              </w:rPr>
              <w:t xml:space="preserve"> Load (Mg)</w:t>
            </w:r>
          </w:p>
        </w:tc>
        <w:tc>
          <w:tcPr>
            <w:tcW w:w="2632" w:type="dxa"/>
            <w:gridSpan w:val="2"/>
            <w:vAlign w:val="center"/>
          </w:tcPr>
          <w:p w14:paraId="4F7116B5" w14:textId="5CEC86C0" w:rsidR="00701189" w:rsidRPr="00941C15" w:rsidRDefault="00701189" w:rsidP="00796D93">
            <w:pPr>
              <w:jc w:val="center"/>
              <w:rPr>
                <w:sz w:val="20"/>
                <w:szCs w:val="20"/>
              </w:rPr>
            </w:pPr>
            <w:r>
              <w:rPr>
                <w:sz w:val="20"/>
                <w:szCs w:val="20"/>
              </w:rPr>
              <w:t>-</w:t>
            </w:r>
            <w:r w:rsidRPr="00941C15">
              <w:rPr>
                <w:sz w:val="20"/>
                <w:szCs w:val="20"/>
              </w:rPr>
              <w:t>3,7</w:t>
            </w:r>
            <w:r w:rsidR="008413CA">
              <w:rPr>
                <w:sz w:val="20"/>
                <w:szCs w:val="20"/>
              </w:rPr>
              <w:t>5</w:t>
            </w:r>
            <w:r w:rsidRPr="00941C15">
              <w:rPr>
                <w:sz w:val="20"/>
                <w:szCs w:val="20"/>
              </w:rPr>
              <w:t>6</w:t>
            </w:r>
          </w:p>
        </w:tc>
        <w:tc>
          <w:tcPr>
            <w:tcW w:w="3500" w:type="dxa"/>
            <w:gridSpan w:val="2"/>
            <w:vAlign w:val="center"/>
          </w:tcPr>
          <w:p w14:paraId="40810ED2" w14:textId="77777777" w:rsidR="00701189" w:rsidRPr="00941C15" w:rsidRDefault="00701189" w:rsidP="00796D93">
            <w:pPr>
              <w:jc w:val="center"/>
              <w:rPr>
                <w:sz w:val="20"/>
                <w:szCs w:val="20"/>
              </w:rPr>
            </w:pPr>
            <w:r>
              <w:rPr>
                <w:sz w:val="20"/>
                <w:szCs w:val="20"/>
              </w:rPr>
              <w:t>-</w:t>
            </w:r>
            <w:r w:rsidRPr="00941C15">
              <w:rPr>
                <w:sz w:val="20"/>
                <w:szCs w:val="20"/>
              </w:rPr>
              <w:t>0.35</w:t>
            </w:r>
          </w:p>
          <w:p w14:paraId="32226BCD" w14:textId="77777777" w:rsidR="00701189" w:rsidRPr="00941C15" w:rsidRDefault="00701189" w:rsidP="00796D93">
            <w:pPr>
              <w:jc w:val="center"/>
              <w:rPr>
                <w:sz w:val="20"/>
                <w:szCs w:val="20"/>
              </w:rPr>
            </w:pPr>
            <w:r w:rsidRPr="00941C15">
              <w:rPr>
                <w:sz w:val="20"/>
                <w:szCs w:val="20"/>
              </w:rPr>
              <w:t>(0.17 – 0.84)</w:t>
            </w:r>
          </w:p>
        </w:tc>
      </w:tr>
      <w:tr w:rsidR="00701189" w:rsidRPr="00941C15" w14:paraId="00806B72" w14:textId="77777777" w:rsidTr="00796D93">
        <w:tc>
          <w:tcPr>
            <w:tcW w:w="1994" w:type="dxa"/>
            <w:vAlign w:val="center"/>
          </w:tcPr>
          <w:p w14:paraId="0AD1F06E" w14:textId="77777777" w:rsidR="00701189" w:rsidRPr="00941C15" w:rsidRDefault="00701189" w:rsidP="00796D93">
            <w:pPr>
              <w:jc w:val="center"/>
              <w:rPr>
                <w:sz w:val="20"/>
                <w:szCs w:val="20"/>
              </w:rPr>
            </w:pPr>
            <w:r w:rsidRPr="00941C15">
              <w:rPr>
                <w:sz w:val="20"/>
                <w:szCs w:val="20"/>
              </w:rPr>
              <w:t>Sediment Load (Mg)</w:t>
            </w:r>
          </w:p>
        </w:tc>
        <w:tc>
          <w:tcPr>
            <w:tcW w:w="2632" w:type="dxa"/>
            <w:gridSpan w:val="2"/>
            <w:vAlign w:val="center"/>
          </w:tcPr>
          <w:p w14:paraId="33016655" w14:textId="77777777" w:rsidR="00701189" w:rsidRPr="00941C15" w:rsidRDefault="00701189" w:rsidP="00796D93">
            <w:pPr>
              <w:jc w:val="center"/>
              <w:rPr>
                <w:sz w:val="20"/>
                <w:szCs w:val="20"/>
              </w:rPr>
            </w:pPr>
            <w:r>
              <w:rPr>
                <w:sz w:val="20"/>
                <w:szCs w:val="20"/>
              </w:rPr>
              <w:t>-</w:t>
            </w:r>
            <w:r w:rsidRPr="00941C15">
              <w:rPr>
                <w:sz w:val="20"/>
                <w:szCs w:val="20"/>
              </w:rPr>
              <w:t>489,586</w:t>
            </w:r>
          </w:p>
        </w:tc>
        <w:tc>
          <w:tcPr>
            <w:tcW w:w="3500" w:type="dxa"/>
            <w:gridSpan w:val="2"/>
            <w:vAlign w:val="center"/>
          </w:tcPr>
          <w:p w14:paraId="57BF9176" w14:textId="77777777" w:rsidR="00701189" w:rsidRPr="00941C15" w:rsidRDefault="00701189" w:rsidP="00796D93">
            <w:pPr>
              <w:jc w:val="center"/>
              <w:rPr>
                <w:sz w:val="20"/>
                <w:szCs w:val="20"/>
              </w:rPr>
            </w:pPr>
            <w:r>
              <w:rPr>
                <w:sz w:val="20"/>
                <w:szCs w:val="20"/>
              </w:rPr>
              <w:t>-</w:t>
            </w:r>
            <w:r w:rsidRPr="00941C15">
              <w:rPr>
                <w:sz w:val="20"/>
                <w:szCs w:val="20"/>
              </w:rPr>
              <w:t>42.14</w:t>
            </w:r>
          </w:p>
          <w:p w14:paraId="6B3C39C0" w14:textId="77777777" w:rsidR="00701189" w:rsidRPr="00941C15" w:rsidRDefault="00701189" w:rsidP="00796D93">
            <w:pPr>
              <w:jc w:val="center"/>
              <w:rPr>
                <w:sz w:val="20"/>
                <w:szCs w:val="20"/>
              </w:rPr>
            </w:pPr>
            <w:r w:rsidRPr="00941C15">
              <w:rPr>
                <w:sz w:val="20"/>
                <w:szCs w:val="20"/>
              </w:rPr>
              <w:t>(17.16 – 104.60)</w:t>
            </w:r>
          </w:p>
        </w:tc>
      </w:tr>
      <w:tr w:rsidR="00701189" w:rsidRPr="00941C15" w14:paraId="11D62889" w14:textId="77777777" w:rsidTr="00796D93">
        <w:tc>
          <w:tcPr>
            <w:tcW w:w="1994" w:type="dxa"/>
            <w:vAlign w:val="center"/>
          </w:tcPr>
          <w:p w14:paraId="59A6AF15" w14:textId="77777777" w:rsidR="00701189" w:rsidRPr="00301EAD" w:rsidRDefault="00701189" w:rsidP="00796D93">
            <w:pPr>
              <w:jc w:val="center"/>
              <w:rPr>
                <w:sz w:val="20"/>
                <w:szCs w:val="20"/>
                <w:vertAlign w:val="superscript"/>
              </w:rPr>
            </w:pPr>
            <w:r w:rsidRPr="00941C15">
              <w:rPr>
                <w:sz w:val="20"/>
                <w:szCs w:val="20"/>
              </w:rPr>
              <w:t>CO</w:t>
            </w:r>
            <w:r w:rsidRPr="00941C15">
              <w:rPr>
                <w:sz w:val="20"/>
                <w:szCs w:val="20"/>
                <w:vertAlign w:val="subscript"/>
              </w:rPr>
              <w:t>2</w:t>
            </w:r>
            <w:r w:rsidRPr="00941C15">
              <w:rPr>
                <w:sz w:val="20"/>
                <w:szCs w:val="20"/>
              </w:rPr>
              <w:t xml:space="preserve"> (Mg)</w:t>
            </w:r>
            <w:r>
              <w:rPr>
                <w:sz w:val="20"/>
                <w:szCs w:val="20"/>
                <w:vertAlign w:val="superscript"/>
              </w:rPr>
              <w:t>1</w:t>
            </w:r>
          </w:p>
        </w:tc>
        <w:tc>
          <w:tcPr>
            <w:tcW w:w="2632" w:type="dxa"/>
            <w:gridSpan w:val="2"/>
            <w:vAlign w:val="center"/>
          </w:tcPr>
          <w:p w14:paraId="6A979B15" w14:textId="77777777" w:rsidR="00701189" w:rsidRPr="00941C15" w:rsidRDefault="00701189" w:rsidP="00796D93">
            <w:pPr>
              <w:jc w:val="center"/>
              <w:rPr>
                <w:sz w:val="20"/>
                <w:szCs w:val="20"/>
              </w:rPr>
            </w:pPr>
            <w:r>
              <w:rPr>
                <w:sz w:val="20"/>
                <w:szCs w:val="20"/>
              </w:rPr>
              <w:t>-</w:t>
            </w:r>
            <w:r w:rsidRPr="00941C15">
              <w:rPr>
                <w:sz w:val="20"/>
                <w:szCs w:val="20"/>
              </w:rPr>
              <w:t>141,824</w:t>
            </w:r>
          </w:p>
        </w:tc>
        <w:tc>
          <w:tcPr>
            <w:tcW w:w="3500" w:type="dxa"/>
            <w:gridSpan w:val="2"/>
            <w:vAlign w:val="center"/>
          </w:tcPr>
          <w:p w14:paraId="552573DB" w14:textId="77777777" w:rsidR="00701189" w:rsidRPr="00941C15" w:rsidRDefault="00701189" w:rsidP="00796D93">
            <w:pPr>
              <w:jc w:val="center"/>
              <w:rPr>
                <w:sz w:val="20"/>
                <w:szCs w:val="20"/>
              </w:rPr>
            </w:pPr>
            <w:r>
              <w:rPr>
                <w:sz w:val="20"/>
                <w:szCs w:val="20"/>
              </w:rPr>
              <w:t>-</w:t>
            </w:r>
            <w:r w:rsidRPr="00941C15">
              <w:rPr>
                <w:sz w:val="20"/>
                <w:szCs w:val="20"/>
              </w:rPr>
              <w:t>15.35</w:t>
            </w:r>
          </w:p>
          <w:p w14:paraId="18DA82BC" w14:textId="77777777" w:rsidR="00701189" w:rsidRPr="00941C15" w:rsidRDefault="00701189" w:rsidP="00796D93">
            <w:pPr>
              <w:jc w:val="center"/>
              <w:rPr>
                <w:sz w:val="20"/>
                <w:szCs w:val="20"/>
              </w:rPr>
            </w:pPr>
            <w:r w:rsidRPr="00941C15">
              <w:rPr>
                <w:sz w:val="20"/>
                <w:szCs w:val="20"/>
              </w:rPr>
              <w:t>(6.69 - 31.92)</w:t>
            </w:r>
          </w:p>
        </w:tc>
      </w:tr>
      <w:tr w:rsidR="00701189" w:rsidRPr="00941C15" w14:paraId="1CC4B5E1" w14:textId="77777777" w:rsidTr="00796D93">
        <w:tc>
          <w:tcPr>
            <w:tcW w:w="1994" w:type="dxa"/>
            <w:vAlign w:val="center"/>
          </w:tcPr>
          <w:p w14:paraId="5FDDD91F" w14:textId="77777777" w:rsidR="00701189" w:rsidRPr="00301EAD" w:rsidRDefault="00701189" w:rsidP="00796D93">
            <w:pPr>
              <w:jc w:val="center"/>
              <w:rPr>
                <w:sz w:val="20"/>
                <w:szCs w:val="20"/>
                <w:vertAlign w:val="superscript"/>
              </w:rPr>
            </w:pPr>
            <w:r w:rsidRPr="00941C15">
              <w:rPr>
                <w:sz w:val="20"/>
                <w:szCs w:val="20"/>
              </w:rPr>
              <w:t>N</w:t>
            </w:r>
            <w:r w:rsidRPr="00941C15">
              <w:rPr>
                <w:sz w:val="20"/>
                <w:szCs w:val="20"/>
                <w:vertAlign w:val="subscript"/>
              </w:rPr>
              <w:t>2</w:t>
            </w:r>
            <w:r w:rsidRPr="00941C15">
              <w:rPr>
                <w:sz w:val="20"/>
                <w:szCs w:val="20"/>
              </w:rPr>
              <w:t>O (Mg CO</w:t>
            </w:r>
            <w:r w:rsidRPr="00941C15">
              <w:rPr>
                <w:sz w:val="20"/>
                <w:szCs w:val="20"/>
                <w:vertAlign w:val="subscript"/>
              </w:rPr>
              <w:t xml:space="preserve">2 </w:t>
            </w:r>
            <w:r w:rsidRPr="00941C15">
              <w:rPr>
                <w:i/>
                <w:sz w:val="20"/>
                <w:szCs w:val="20"/>
                <w:vertAlign w:val="subscript"/>
              </w:rPr>
              <w:t>eq</w:t>
            </w:r>
            <w:r w:rsidRPr="00941C15">
              <w:rPr>
                <w:sz w:val="20"/>
                <w:szCs w:val="20"/>
              </w:rPr>
              <w:t>)</w:t>
            </w:r>
            <w:r>
              <w:rPr>
                <w:sz w:val="20"/>
                <w:szCs w:val="20"/>
                <w:vertAlign w:val="superscript"/>
              </w:rPr>
              <w:t>1</w:t>
            </w:r>
          </w:p>
        </w:tc>
        <w:tc>
          <w:tcPr>
            <w:tcW w:w="2632" w:type="dxa"/>
            <w:gridSpan w:val="2"/>
            <w:vAlign w:val="center"/>
          </w:tcPr>
          <w:p w14:paraId="5CDF73CB" w14:textId="77777777" w:rsidR="00701189" w:rsidRPr="00941C15" w:rsidRDefault="00701189" w:rsidP="00796D93">
            <w:pPr>
              <w:jc w:val="center"/>
              <w:rPr>
                <w:sz w:val="20"/>
                <w:szCs w:val="20"/>
              </w:rPr>
            </w:pPr>
            <w:r>
              <w:rPr>
                <w:sz w:val="20"/>
                <w:szCs w:val="20"/>
              </w:rPr>
              <w:t>-</w:t>
            </w:r>
            <w:r w:rsidRPr="00941C15">
              <w:rPr>
                <w:sz w:val="20"/>
                <w:szCs w:val="20"/>
              </w:rPr>
              <w:t>33,505</w:t>
            </w:r>
          </w:p>
        </w:tc>
        <w:tc>
          <w:tcPr>
            <w:tcW w:w="3500" w:type="dxa"/>
            <w:gridSpan w:val="2"/>
            <w:vAlign w:val="center"/>
          </w:tcPr>
          <w:p w14:paraId="036A246B" w14:textId="77777777" w:rsidR="00701189" w:rsidRPr="00941C15" w:rsidRDefault="00701189" w:rsidP="00796D93">
            <w:pPr>
              <w:jc w:val="center"/>
              <w:rPr>
                <w:sz w:val="20"/>
                <w:szCs w:val="20"/>
              </w:rPr>
            </w:pPr>
            <w:r>
              <w:rPr>
                <w:sz w:val="20"/>
                <w:szCs w:val="20"/>
              </w:rPr>
              <w:t>-</w:t>
            </w:r>
            <w:r w:rsidRPr="00941C15">
              <w:rPr>
                <w:sz w:val="20"/>
                <w:szCs w:val="20"/>
              </w:rPr>
              <w:t>3.22</w:t>
            </w:r>
          </w:p>
          <w:p w14:paraId="1A03BF0B" w14:textId="77777777" w:rsidR="00701189" w:rsidRPr="00941C15" w:rsidRDefault="00701189" w:rsidP="00796D93">
            <w:pPr>
              <w:jc w:val="center"/>
              <w:rPr>
                <w:sz w:val="20"/>
                <w:szCs w:val="20"/>
              </w:rPr>
            </w:pPr>
            <w:r w:rsidRPr="00941C15">
              <w:rPr>
                <w:sz w:val="20"/>
                <w:szCs w:val="20"/>
              </w:rPr>
              <w:t>(1.48 - 6.55)</w:t>
            </w:r>
          </w:p>
        </w:tc>
      </w:tr>
      <w:tr w:rsidR="00701189" w:rsidRPr="00941C15" w14:paraId="69FE4D54" w14:textId="77777777" w:rsidTr="00796D93">
        <w:tc>
          <w:tcPr>
            <w:tcW w:w="1994" w:type="dxa"/>
            <w:vAlign w:val="center"/>
          </w:tcPr>
          <w:p w14:paraId="41824B03" w14:textId="6566B0D5" w:rsidR="00701189" w:rsidRPr="00941C15" w:rsidRDefault="00684175" w:rsidP="00796D93">
            <w:pPr>
              <w:jc w:val="center"/>
              <w:rPr>
                <w:sz w:val="20"/>
                <w:szCs w:val="20"/>
              </w:rPr>
            </w:pPr>
            <w:r>
              <w:rPr>
                <w:sz w:val="20"/>
                <w:szCs w:val="20"/>
              </w:rPr>
              <w:t>Prairie</w:t>
            </w:r>
            <w:r w:rsidR="00701189" w:rsidRPr="006776FA">
              <w:rPr>
                <w:sz w:val="20"/>
                <w:szCs w:val="20"/>
              </w:rPr>
              <w:t xml:space="preserve"> patches</w:t>
            </w:r>
            <w:r w:rsidR="00701189">
              <w:rPr>
                <w:sz w:val="20"/>
                <w:szCs w:val="20"/>
              </w:rPr>
              <w:t xml:space="preserve"> (ha)</w:t>
            </w:r>
          </w:p>
        </w:tc>
        <w:tc>
          <w:tcPr>
            <w:tcW w:w="2632" w:type="dxa"/>
            <w:gridSpan w:val="2"/>
            <w:vAlign w:val="center"/>
          </w:tcPr>
          <w:p w14:paraId="3E847680" w14:textId="264BE8F5" w:rsidR="00701189" w:rsidRPr="00941C15" w:rsidRDefault="006901E0" w:rsidP="00796D93">
            <w:pPr>
              <w:jc w:val="center"/>
              <w:rPr>
                <w:sz w:val="20"/>
                <w:szCs w:val="20"/>
              </w:rPr>
            </w:pPr>
            <w:r>
              <w:rPr>
                <w:sz w:val="20"/>
                <w:szCs w:val="20"/>
              </w:rPr>
              <w:t>27,153</w:t>
            </w:r>
          </w:p>
        </w:tc>
        <w:tc>
          <w:tcPr>
            <w:tcW w:w="3500" w:type="dxa"/>
            <w:gridSpan w:val="2"/>
            <w:vAlign w:val="center"/>
          </w:tcPr>
          <w:p w14:paraId="7AC2E01E" w14:textId="77777777" w:rsidR="00701189" w:rsidRDefault="00701189" w:rsidP="00796D93">
            <w:pPr>
              <w:jc w:val="center"/>
              <w:rPr>
                <w:sz w:val="20"/>
                <w:szCs w:val="20"/>
              </w:rPr>
            </w:pPr>
            <w:r>
              <w:rPr>
                <w:sz w:val="20"/>
                <w:szCs w:val="20"/>
              </w:rPr>
              <w:t>61.63</w:t>
            </w:r>
          </w:p>
          <w:p w14:paraId="211CD403" w14:textId="77777777" w:rsidR="00701189" w:rsidRPr="00941C15" w:rsidRDefault="00701189" w:rsidP="00796D93">
            <w:pPr>
              <w:jc w:val="center"/>
              <w:rPr>
                <w:sz w:val="20"/>
                <w:szCs w:val="20"/>
              </w:rPr>
            </w:pPr>
            <w:r>
              <w:rPr>
                <w:sz w:val="20"/>
                <w:szCs w:val="20"/>
              </w:rPr>
              <w:t>(57.46-72.30)</w:t>
            </w:r>
          </w:p>
        </w:tc>
      </w:tr>
      <w:tr w:rsidR="00701189" w:rsidRPr="00941C15" w14:paraId="1DD31DD5" w14:textId="77777777" w:rsidTr="00796D93">
        <w:tc>
          <w:tcPr>
            <w:tcW w:w="1994" w:type="dxa"/>
            <w:vAlign w:val="center"/>
          </w:tcPr>
          <w:p w14:paraId="5BE99257" w14:textId="61DE1AC7" w:rsidR="00701189" w:rsidRPr="00941C15" w:rsidRDefault="006F1B32" w:rsidP="00796D93">
            <w:pPr>
              <w:jc w:val="center"/>
              <w:rPr>
                <w:sz w:val="20"/>
                <w:szCs w:val="20"/>
              </w:rPr>
            </w:pPr>
            <w:r>
              <w:rPr>
                <w:sz w:val="20"/>
                <w:szCs w:val="20"/>
              </w:rPr>
              <w:t>L</w:t>
            </w:r>
            <w:r w:rsidR="00701189" w:rsidRPr="006776FA">
              <w:rPr>
                <w:sz w:val="20"/>
                <w:szCs w:val="20"/>
              </w:rPr>
              <w:t xml:space="preserve">inear habitat </w:t>
            </w:r>
            <w:r w:rsidR="008A38EF">
              <w:rPr>
                <w:sz w:val="20"/>
                <w:szCs w:val="20"/>
              </w:rPr>
              <w:t>(ha)</w:t>
            </w:r>
            <w:r w:rsidR="00701189" w:rsidRPr="006776FA">
              <w:rPr>
                <w:sz w:val="20"/>
                <w:szCs w:val="20"/>
                <w:vertAlign w:val="superscript"/>
              </w:rPr>
              <w:t>2</w:t>
            </w:r>
          </w:p>
        </w:tc>
        <w:tc>
          <w:tcPr>
            <w:tcW w:w="2632" w:type="dxa"/>
            <w:gridSpan w:val="2"/>
            <w:vAlign w:val="center"/>
          </w:tcPr>
          <w:p w14:paraId="2A9FF2FE" w14:textId="620F8B1C" w:rsidR="00701189" w:rsidRPr="00941C15" w:rsidRDefault="006901E0" w:rsidP="00796D93">
            <w:pPr>
              <w:jc w:val="center"/>
              <w:rPr>
                <w:sz w:val="20"/>
                <w:szCs w:val="20"/>
              </w:rPr>
            </w:pPr>
            <w:r>
              <w:rPr>
                <w:sz w:val="20"/>
                <w:szCs w:val="20"/>
              </w:rPr>
              <w:t>7,520</w:t>
            </w:r>
          </w:p>
        </w:tc>
        <w:tc>
          <w:tcPr>
            <w:tcW w:w="3500" w:type="dxa"/>
            <w:gridSpan w:val="2"/>
            <w:vAlign w:val="center"/>
          </w:tcPr>
          <w:p w14:paraId="5539B684" w14:textId="77777777" w:rsidR="00701189" w:rsidRDefault="00701189" w:rsidP="00796D93">
            <w:pPr>
              <w:jc w:val="center"/>
              <w:rPr>
                <w:sz w:val="20"/>
                <w:szCs w:val="20"/>
              </w:rPr>
            </w:pPr>
            <w:r>
              <w:rPr>
                <w:sz w:val="20"/>
                <w:szCs w:val="20"/>
              </w:rPr>
              <w:t>2.05</w:t>
            </w:r>
          </w:p>
          <w:p w14:paraId="221BC14B" w14:textId="77777777" w:rsidR="00701189" w:rsidRPr="00941C15" w:rsidRDefault="00701189" w:rsidP="00796D93">
            <w:pPr>
              <w:jc w:val="center"/>
              <w:rPr>
                <w:sz w:val="20"/>
                <w:szCs w:val="20"/>
              </w:rPr>
            </w:pPr>
            <w:r>
              <w:rPr>
                <w:sz w:val="20"/>
                <w:szCs w:val="20"/>
              </w:rPr>
              <w:t>(0.38 – 5.64)</w:t>
            </w:r>
          </w:p>
        </w:tc>
      </w:tr>
      <w:tr w:rsidR="00701189" w:rsidRPr="00941C15" w14:paraId="65B07C61" w14:textId="77777777" w:rsidTr="00796D93">
        <w:tc>
          <w:tcPr>
            <w:tcW w:w="1994" w:type="dxa"/>
            <w:vAlign w:val="center"/>
          </w:tcPr>
          <w:p w14:paraId="472C4813" w14:textId="77777777" w:rsidR="00701189" w:rsidRPr="000421D0" w:rsidRDefault="00701189" w:rsidP="00796D93">
            <w:pPr>
              <w:jc w:val="center"/>
              <w:rPr>
                <w:sz w:val="20"/>
                <w:szCs w:val="20"/>
              </w:rPr>
            </w:pPr>
            <w:r w:rsidRPr="000421D0">
              <w:rPr>
                <w:sz w:val="20"/>
                <w:szCs w:val="20"/>
              </w:rPr>
              <w:t>Direct Costs</w:t>
            </w:r>
          </w:p>
        </w:tc>
        <w:tc>
          <w:tcPr>
            <w:tcW w:w="1316" w:type="dxa"/>
            <w:vAlign w:val="center"/>
          </w:tcPr>
          <w:p w14:paraId="08D5D6A0" w14:textId="77777777" w:rsidR="00701189" w:rsidRPr="000421D0" w:rsidRDefault="00701189" w:rsidP="00796D93">
            <w:pPr>
              <w:jc w:val="center"/>
              <w:rPr>
                <w:sz w:val="20"/>
                <w:szCs w:val="20"/>
              </w:rPr>
            </w:pPr>
            <w:r w:rsidRPr="000421D0">
              <w:rPr>
                <w:sz w:val="20"/>
                <w:szCs w:val="20"/>
              </w:rPr>
              <w:t>$38,953,731</w:t>
            </w:r>
          </w:p>
        </w:tc>
        <w:tc>
          <w:tcPr>
            <w:tcW w:w="1316" w:type="dxa"/>
            <w:vAlign w:val="center"/>
          </w:tcPr>
          <w:p w14:paraId="0E9763D0" w14:textId="77777777" w:rsidR="00701189" w:rsidRPr="000421D0" w:rsidRDefault="00701189" w:rsidP="00796D93">
            <w:pPr>
              <w:jc w:val="center"/>
              <w:rPr>
                <w:sz w:val="20"/>
                <w:szCs w:val="20"/>
              </w:rPr>
            </w:pPr>
            <w:r w:rsidRPr="000421D0">
              <w:rPr>
                <w:sz w:val="20"/>
                <w:szCs w:val="20"/>
              </w:rPr>
              <w:t>$23,371,824</w:t>
            </w:r>
          </w:p>
        </w:tc>
        <w:tc>
          <w:tcPr>
            <w:tcW w:w="1850" w:type="dxa"/>
            <w:vAlign w:val="center"/>
          </w:tcPr>
          <w:p w14:paraId="60DCD211" w14:textId="77777777" w:rsidR="00701189" w:rsidRPr="000421D0" w:rsidRDefault="00701189" w:rsidP="00796D93">
            <w:pPr>
              <w:jc w:val="center"/>
              <w:rPr>
                <w:sz w:val="20"/>
                <w:szCs w:val="20"/>
              </w:rPr>
            </w:pPr>
            <w:r w:rsidRPr="000421D0">
              <w:rPr>
                <w:sz w:val="20"/>
                <w:szCs w:val="20"/>
              </w:rPr>
              <w:t>$10,890</w:t>
            </w:r>
          </w:p>
          <w:p w14:paraId="1273B629" w14:textId="77777777" w:rsidR="00701189" w:rsidRPr="000421D0" w:rsidRDefault="00701189" w:rsidP="00796D93">
            <w:pPr>
              <w:jc w:val="center"/>
              <w:rPr>
                <w:sz w:val="20"/>
                <w:szCs w:val="20"/>
              </w:rPr>
            </w:pPr>
            <w:r w:rsidRPr="000421D0">
              <w:rPr>
                <w:sz w:val="20"/>
                <w:szCs w:val="20"/>
              </w:rPr>
              <w:t>($6,095 – $17,778)</w:t>
            </w:r>
          </w:p>
        </w:tc>
        <w:tc>
          <w:tcPr>
            <w:tcW w:w="1650" w:type="dxa"/>
            <w:vAlign w:val="center"/>
          </w:tcPr>
          <w:p w14:paraId="7C201084" w14:textId="77777777" w:rsidR="00701189" w:rsidRPr="000421D0" w:rsidRDefault="00701189" w:rsidP="00796D93">
            <w:pPr>
              <w:jc w:val="center"/>
              <w:rPr>
                <w:sz w:val="20"/>
                <w:szCs w:val="20"/>
              </w:rPr>
            </w:pPr>
            <w:r w:rsidRPr="000421D0">
              <w:rPr>
                <w:sz w:val="20"/>
                <w:szCs w:val="20"/>
              </w:rPr>
              <w:t>$1,741</w:t>
            </w:r>
          </w:p>
          <w:p w14:paraId="75269F0C" w14:textId="77777777" w:rsidR="00701189" w:rsidRPr="000421D0" w:rsidRDefault="00701189" w:rsidP="00796D93">
            <w:pPr>
              <w:jc w:val="center"/>
              <w:rPr>
                <w:sz w:val="20"/>
                <w:szCs w:val="20"/>
              </w:rPr>
            </w:pPr>
            <w:r w:rsidRPr="000421D0">
              <w:rPr>
                <w:sz w:val="20"/>
                <w:szCs w:val="20"/>
              </w:rPr>
              <w:t>($666 – $5,559)</w:t>
            </w:r>
          </w:p>
        </w:tc>
      </w:tr>
    </w:tbl>
    <w:p w14:paraId="22762E69" w14:textId="77777777" w:rsidR="00701189" w:rsidRPr="006776FA" w:rsidRDefault="00701189" w:rsidP="00701189">
      <w:pPr>
        <w:rPr>
          <w:sz w:val="20"/>
          <w:szCs w:val="20"/>
        </w:rPr>
      </w:pPr>
      <w:r w:rsidRPr="006776FA">
        <w:rPr>
          <w:sz w:val="20"/>
          <w:szCs w:val="20"/>
          <w:vertAlign w:val="superscript"/>
        </w:rPr>
        <w:t xml:space="preserve">1 </w:t>
      </w:r>
      <w:r w:rsidRPr="006776FA">
        <w:rPr>
          <w:sz w:val="20"/>
          <w:szCs w:val="20"/>
        </w:rPr>
        <w:t>GHG emissions reductions for CO</w:t>
      </w:r>
      <w:r w:rsidRPr="006776FA">
        <w:rPr>
          <w:sz w:val="20"/>
          <w:szCs w:val="20"/>
          <w:vertAlign w:val="subscript"/>
        </w:rPr>
        <w:t>2</w:t>
      </w:r>
      <w:r w:rsidRPr="006776FA">
        <w:rPr>
          <w:sz w:val="20"/>
          <w:szCs w:val="20"/>
        </w:rPr>
        <w:t xml:space="preserve"> and N</w:t>
      </w:r>
      <w:r w:rsidRPr="006776FA">
        <w:rPr>
          <w:sz w:val="20"/>
          <w:szCs w:val="20"/>
          <w:vertAlign w:val="subscript"/>
        </w:rPr>
        <w:t>2</w:t>
      </w:r>
      <w:r w:rsidRPr="006776FA">
        <w:rPr>
          <w:sz w:val="20"/>
          <w:szCs w:val="20"/>
        </w:rPr>
        <w:t>O are reduction fractions based on COMET values and do not account for the impacts of sub-field spatial heterogeneity that may occur following a landscape intervention (Swan et al. 2020).</w:t>
      </w:r>
    </w:p>
    <w:p w14:paraId="2ADF2E04" w14:textId="77777777" w:rsidR="00701189" w:rsidRPr="006776FA" w:rsidRDefault="00701189" w:rsidP="00701189">
      <w:pPr>
        <w:rPr>
          <w:sz w:val="20"/>
          <w:szCs w:val="20"/>
        </w:rPr>
      </w:pPr>
      <w:r w:rsidRPr="006776FA">
        <w:rPr>
          <w:sz w:val="20"/>
          <w:szCs w:val="20"/>
          <w:vertAlign w:val="superscript"/>
        </w:rPr>
        <w:t>2</w:t>
      </w:r>
      <w:r w:rsidRPr="006776FA">
        <w:rPr>
          <w:sz w:val="20"/>
          <w:szCs w:val="20"/>
        </w:rPr>
        <w:t xml:space="preserve"> Includes the total area converted to saturated buffers and CBS, assuming this will serve as linear habitat and corridors to develop a habitat matrix.</w:t>
      </w:r>
    </w:p>
    <w:p w14:paraId="0B1148FB" w14:textId="77777777" w:rsidR="00701189" w:rsidRDefault="00701189" w:rsidP="00701189">
      <w:pPr>
        <w:rPr>
          <w:sz w:val="20"/>
          <w:szCs w:val="20"/>
        </w:rPr>
      </w:pPr>
      <w:r w:rsidRPr="006776FA">
        <w:rPr>
          <w:sz w:val="20"/>
          <w:szCs w:val="20"/>
          <w:vertAlign w:val="superscript"/>
        </w:rPr>
        <w:t>3</w:t>
      </w:r>
      <w:r w:rsidRPr="006776FA">
        <w:rPr>
          <w:sz w:val="20"/>
          <w:szCs w:val="20"/>
          <w:vertAlign w:val="subscript"/>
        </w:rPr>
        <w:t xml:space="preserve"> </w:t>
      </w:r>
      <w:r w:rsidRPr="006776FA">
        <w:rPr>
          <w:sz w:val="20"/>
          <w:szCs w:val="20"/>
        </w:rPr>
        <w:t xml:space="preserve">Following biomass harvest guidelines that support wildlife habitat, the harvestable </w:t>
      </w:r>
      <w:r>
        <w:rPr>
          <w:sz w:val="20"/>
          <w:szCs w:val="20"/>
        </w:rPr>
        <w:t xml:space="preserve">prairie </w:t>
      </w:r>
      <w:r w:rsidRPr="006776FA">
        <w:rPr>
          <w:sz w:val="20"/>
          <w:szCs w:val="20"/>
        </w:rPr>
        <w:t xml:space="preserve">biomass for RNG would be 50% or less of the total biomass yield. The total biomass yield for cereal rye assumed that farmers plant cereal rye every year, however, in a corn-soybean rotation it is common practice in Iowa to plant cereal rye in winters preceding soybeans. Thus, the annual harvestable biomass available in the </w:t>
      </w:r>
      <w:proofErr w:type="spellStart"/>
      <w:r w:rsidRPr="006776FA">
        <w:rPr>
          <w:sz w:val="20"/>
          <w:szCs w:val="20"/>
        </w:rPr>
        <w:t>supplyshed</w:t>
      </w:r>
      <w:proofErr w:type="spellEnd"/>
      <w:r w:rsidRPr="006776FA">
        <w:rPr>
          <w:sz w:val="20"/>
          <w:szCs w:val="20"/>
        </w:rPr>
        <w:t xml:space="preserve"> could be roughly 50% of the total estimated biomass</w:t>
      </w:r>
      <w:r>
        <w:rPr>
          <w:sz w:val="20"/>
          <w:szCs w:val="20"/>
        </w:rPr>
        <w:t xml:space="preserve"> shown</w:t>
      </w:r>
      <w:r w:rsidRPr="006776FA">
        <w:rPr>
          <w:sz w:val="20"/>
          <w:szCs w:val="20"/>
        </w:rPr>
        <w:t>.</w:t>
      </w:r>
    </w:p>
    <w:p w14:paraId="3BEDECA2" w14:textId="77777777" w:rsidR="00D67A17" w:rsidRDefault="00D67A17">
      <w:pPr>
        <w:rPr>
          <w:b/>
          <w:szCs w:val="18"/>
        </w:rPr>
      </w:pPr>
      <w:r>
        <w:rPr>
          <w:b/>
          <w:szCs w:val="18"/>
        </w:rPr>
        <w:br w:type="page"/>
      </w:r>
    </w:p>
    <w:p w14:paraId="2B2AD699" w14:textId="1F714665" w:rsidR="006B55A8" w:rsidRDefault="006B55A8" w:rsidP="00D67A17">
      <w:pPr>
        <w:rPr>
          <w:highlight w:val="yellow"/>
        </w:rPr>
        <w:sectPr w:rsidR="006B55A8" w:rsidSect="00B1394C">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60"/>
        </w:sectPr>
      </w:pPr>
    </w:p>
    <w:p w14:paraId="03E0E6E6" w14:textId="23F5C399" w:rsidR="00D67A17" w:rsidRDefault="00D67A17" w:rsidP="00D67A17">
      <w:r w:rsidRPr="00CF50BE">
        <w:rPr>
          <w:b/>
          <w:sz w:val="20"/>
        </w:rPr>
        <w:lastRenderedPageBreak/>
        <w:t xml:space="preserve">Table </w:t>
      </w:r>
      <w:r w:rsidR="00D01DA9">
        <w:rPr>
          <w:b/>
          <w:sz w:val="20"/>
        </w:rPr>
        <w:t>5</w:t>
      </w:r>
      <w:r w:rsidRPr="00CF50BE">
        <w:rPr>
          <w:b/>
          <w:sz w:val="20"/>
        </w:rPr>
        <w:t>.</w:t>
      </w:r>
      <w:r w:rsidRPr="00206382">
        <w:rPr>
          <w:sz w:val="20"/>
        </w:rPr>
        <w:t xml:space="preserve"> </w:t>
      </w:r>
      <w:r w:rsidR="00B36E1E">
        <w:t>Area, environmental outcomes, biomass production, implementation costs, and outcome-specific cost-effectiveness of conservation practices</w:t>
      </w:r>
      <w:ins w:id="244" w:author="Jordahl, Jim [VPR]" w:date="2026-09-22T15:18:00Z">
        <w:r w:rsidR="00F717FE">
          <w:t xml:space="preserve"> (</w:t>
        </w:r>
        <w:commentRangeStart w:id="245"/>
        <w:r w:rsidR="00F717FE">
          <w:t>CP</w:t>
        </w:r>
        <w:commentRangeEnd w:id="245"/>
        <w:r w:rsidR="00F717FE">
          <w:rPr>
            <w:rStyle w:val="CommentReference"/>
          </w:rPr>
          <w:commentReference w:id="245"/>
        </w:r>
        <w:r w:rsidR="00F717FE">
          <w:t>)</w:t>
        </w:r>
      </w:ins>
      <w:r w:rsidR="00B36E1E">
        <w:t xml:space="preserve"> included in the integrated conservation-biomass scenario. Values are summarized by practice using median and quartile</w:t>
      </w:r>
      <w:r w:rsidR="005F144F">
        <w:t xml:space="preserve"> (IQR)</w:t>
      </w:r>
      <w:r w:rsidR="00B36E1E">
        <w:t xml:space="preserve"> statistics where appropriate.</w:t>
      </w:r>
      <w:r w:rsidR="00F6224A">
        <w:t xml:space="preserve"> </w:t>
      </w:r>
    </w:p>
    <w:p w14:paraId="4570133C" w14:textId="09256A46" w:rsidR="00B36E1E" w:rsidRPr="00206382" w:rsidRDefault="00B36E1E" w:rsidP="00D67A17">
      <w:pPr>
        <w:rPr>
          <w:sz w:val="20"/>
        </w:rPr>
      </w:pPr>
    </w:p>
    <w:tbl>
      <w:tblPr>
        <w:tblStyle w:val="TableGrid"/>
        <w:tblW w:w="11235" w:type="dxa"/>
        <w:tblLayout w:type="fixed"/>
        <w:tblLook w:val="04A0" w:firstRow="1" w:lastRow="0" w:firstColumn="1" w:lastColumn="0" w:noHBand="0" w:noVBand="1"/>
      </w:tblPr>
      <w:tblGrid>
        <w:gridCol w:w="2504"/>
        <w:gridCol w:w="1451"/>
        <w:gridCol w:w="1800"/>
        <w:gridCol w:w="1232"/>
        <w:gridCol w:w="1416"/>
        <w:gridCol w:w="1416"/>
        <w:gridCol w:w="1416"/>
      </w:tblGrid>
      <w:tr w:rsidR="00255567" w:rsidRPr="008E2B71" w14:paraId="0FC2633B" w14:textId="77777777" w:rsidTr="002E7B92">
        <w:tc>
          <w:tcPr>
            <w:tcW w:w="2504" w:type="dxa"/>
            <w:vMerge w:val="restart"/>
          </w:tcPr>
          <w:p w14:paraId="6606A53F" w14:textId="77777777" w:rsidR="00255567" w:rsidRPr="008E2B71" w:rsidRDefault="00255567" w:rsidP="00796D93">
            <w:pPr>
              <w:rPr>
                <w:sz w:val="20"/>
                <w:szCs w:val="20"/>
              </w:rPr>
            </w:pPr>
          </w:p>
        </w:tc>
        <w:tc>
          <w:tcPr>
            <w:tcW w:w="1451" w:type="dxa"/>
            <w:vMerge w:val="restart"/>
            <w:vAlign w:val="center"/>
          </w:tcPr>
          <w:p w14:paraId="27FE5BB9" w14:textId="70DAB7F4" w:rsidR="00255567" w:rsidRPr="008E2B71" w:rsidRDefault="00255567" w:rsidP="00796D93">
            <w:pPr>
              <w:jc w:val="center"/>
              <w:rPr>
                <w:b/>
                <w:sz w:val="20"/>
                <w:szCs w:val="20"/>
              </w:rPr>
            </w:pPr>
            <w:r w:rsidRPr="008E2B71">
              <w:rPr>
                <w:b/>
                <w:sz w:val="20"/>
                <w:szCs w:val="20"/>
              </w:rPr>
              <w:t>Annual Crop: Cereal Rye</w:t>
            </w:r>
          </w:p>
        </w:tc>
        <w:tc>
          <w:tcPr>
            <w:tcW w:w="7280" w:type="dxa"/>
            <w:gridSpan w:val="5"/>
          </w:tcPr>
          <w:p w14:paraId="64118905" w14:textId="77777777" w:rsidR="00255567" w:rsidRPr="008E2B71" w:rsidRDefault="00255567" w:rsidP="00796D93">
            <w:pPr>
              <w:jc w:val="center"/>
              <w:rPr>
                <w:b/>
                <w:sz w:val="20"/>
                <w:szCs w:val="20"/>
              </w:rPr>
            </w:pPr>
            <w:r w:rsidRPr="008E2B71">
              <w:rPr>
                <w:b/>
                <w:sz w:val="20"/>
                <w:szCs w:val="20"/>
              </w:rPr>
              <w:t>Perennial Crop: Prairie</w:t>
            </w:r>
          </w:p>
        </w:tc>
      </w:tr>
      <w:tr w:rsidR="00255567" w:rsidRPr="008E2B71" w14:paraId="3ED3FDA6" w14:textId="77777777" w:rsidTr="00033A27">
        <w:tc>
          <w:tcPr>
            <w:tcW w:w="2504" w:type="dxa"/>
            <w:vMerge/>
          </w:tcPr>
          <w:p w14:paraId="2F657CD1" w14:textId="77777777" w:rsidR="00255567" w:rsidRPr="008E2B71" w:rsidRDefault="00255567" w:rsidP="00796D93">
            <w:pPr>
              <w:rPr>
                <w:sz w:val="20"/>
                <w:szCs w:val="20"/>
              </w:rPr>
            </w:pPr>
          </w:p>
        </w:tc>
        <w:tc>
          <w:tcPr>
            <w:tcW w:w="1451" w:type="dxa"/>
            <w:vMerge/>
          </w:tcPr>
          <w:p w14:paraId="6372221C" w14:textId="7260D1DF" w:rsidR="00255567" w:rsidRPr="008E2B71" w:rsidRDefault="00255567" w:rsidP="00796D93">
            <w:pPr>
              <w:jc w:val="center"/>
              <w:rPr>
                <w:sz w:val="20"/>
                <w:szCs w:val="20"/>
              </w:rPr>
            </w:pPr>
          </w:p>
        </w:tc>
        <w:tc>
          <w:tcPr>
            <w:tcW w:w="1800" w:type="dxa"/>
            <w:vMerge w:val="restart"/>
            <w:vAlign w:val="center"/>
          </w:tcPr>
          <w:p w14:paraId="2C937140" w14:textId="77777777" w:rsidR="00255567" w:rsidRPr="008E2B71" w:rsidRDefault="00255567" w:rsidP="00796D93">
            <w:pPr>
              <w:jc w:val="center"/>
              <w:rPr>
                <w:i/>
                <w:sz w:val="20"/>
                <w:szCs w:val="20"/>
                <w:vertAlign w:val="superscript"/>
              </w:rPr>
            </w:pPr>
            <w:r w:rsidRPr="008E2B71">
              <w:rPr>
                <w:i/>
                <w:sz w:val="20"/>
                <w:szCs w:val="20"/>
              </w:rPr>
              <w:t>NRW</w:t>
            </w:r>
            <w:r w:rsidRPr="008E2B71">
              <w:rPr>
                <w:i/>
                <w:sz w:val="20"/>
                <w:szCs w:val="20"/>
                <w:vertAlign w:val="superscript"/>
              </w:rPr>
              <w:t>3</w:t>
            </w:r>
          </w:p>
        </w:tc>
        <w:tc>
          <w:tcPr>
            <w:tcW w:w="2648" w:type="dxa"/>
            <w:gridSpan w:val="2"/>
          </w:tcPr>
          <w:p w14:paraId="2F6C7F5D" w14:textId="77777777" w:rsidR="00255567" w:rsidRPr="008E2B71" w:rsidRDefault="00255567" w:rsidP="00796D93">
            <w:pPr>
              <w:jc w:val="center"/>
              <w:rPr>
                <w:i/>
                <w:sz w:val="20"/>
                <w:szCs w:val="20"/>
              </w:rPr>
            </w:pPr>
            <w:r w:rsidRPr="008E2B71">
              <w:rPr>
                <w:i/>
                <w:sz w:val="20"/>
                <w:szCs w:val="20"/>
              </w:rPr>
              <w:t>Riparian Buffer</w:t>
            </w:r>
            <w:r>
              <w:rPr>
                <w:i/>
                <w:sz w:val="20"/>
                <w:szCs w:val="20"/>
                <w:vertAlign w:val="superscript"/>
              </w:rPr>
              <w:t>4</w:t>
            </w:r>
          </w:p>
        </w:tc>
        <w:tc>
          <w:tcPr>
            <w:tcW w:w="1416" w:type="dxa"/>
            <w:vMerge w:val="restart"/>
            <w:vAlign w:val="center"/>
          </w:tcPr>
          <w:p w14:paraId="705EE7D3" w14:textId="77777777" w:rsidR="00255567" w:rsidRPr="008E2B71" w:rsidRDefault="00255567" w:rsidP="00796D93">
            <w:pPr>
              <w:jc w:val="center"/>
              <w:rPr>
                <w:i/>
                <w:sz w:val="20"/>
                <w:szCs w:val="20"/>
              </w:rPr>
            </w:pPr>
            <w:r w:rsidRPr="008E2B71">
              <w:rPr>
                <w:i/>
                <w:sz w:val="20"/>
                <w:szCs w:val="20"/>
              </w:rPr>
              <w:t>PS</w:t>
            </w:r>
          </w:p>
        </w:tc>
        <w:tc>
          <w:tcPr>
            <w:tcW w:w="1416" w:type="dxa"/>
            <w:vMerge w:val="restart"/>
            <w:vAlign w:val="center"/>
          </w:tcPr>
          <w:p w14:paraId="03F09014" w14:textId="77777777" w:rsidR="00255567" w:rsidRPr="008E2B71" w:rsidRDefault="00255567" w:rsidP="00796D93">
            <w:pPr>
              <w:jc w:val="center"/>
              <w:rPr>
                <w:i/>
                <w:sz w:val="20"/>
                <w:szCs w:val="20"/>
              </w:rPr>
            </w:pPr>
            <w:r w:rsidRPr="008E2B71">
              <w:rPr>
                <w:i/>
                <w:sz w:val="20"/>
                <w:szCs w:val="20"/>
              </w:rPr>
              <w:t>PCP</w:t>
            </w:r>
          </w:p>
        </w:tc>
      </w:tr>
      <w:tr w:rsidR="00255567" w:rsidRPr="008E2B71" w14:paraId="3B7952B2" w14:textId="77777777" w:rsidTr="00033A27">
        <w:trPr>
          <w:trHeight w:val="143"/>
        </w:trPr>
        <w:tc>
          <w:tcPr>
            <w:tcW w:w="2504" w:type="dxa"/>
            <w:vMerge/>
          </w:tcPr>
          <w:p w14:paraId="65B68D7D" w14:textId="77777777" w:rsidR="00255567" w:rsidRPr="008E2B71" w:rsidRDefault="00255567" w:rsidP="00796D93">
            <w:pPr>
              <w:rPr>
                <w:sz w:val="20"/>
                <w:szCs w:val="20"/>
              </w:rPr>
            </w:pPr>
          </w:p>
        </w:tc>
        <w:tc>
          <w:tcPr>
            <w:tcW w:w="1451" w:type="dxa"/>
            <w:vMerge/>
          </w:tcPr>
          <w:p w14:paraId="275ED97E" w14:textId="15E8AA85" w:rsidR="00255567" w:rsidRPr="008E2B71" w:rsidRDefault="00255567" w:rsidP="00796D93">
            <w:pPr>
              <w:jc w:val="center"/>
              <w:rPr>
                <w:sz w:val="20"/>
                <w:szCs w:val="20"/>
              </w:rPr>
            </w:pPr>
          </w:p>
        </w:tc>
        <w:tc>
          <w:tcPr>
            <w:tcW w:w="1800" w:type="dxa"/>
            <w:vMerge/>
          </w:tcPr>
          <w:p w14:paraId="7CCA6B85" w14:textId="77777777" w:rsidR="00255567" w:rsidRPr="008E2B71" w:rsidRDefault="00255567" w:rsidP="00796D93">
            <w:pPr>
              <w:jc w:val="center"/>
              <w:rPr>
                <w:sz w:val="20"/>
                <w:szCs w:val="20"/>
              </w:rPr>
            </w:pPr>
          </w:p>
        </w:tc>
        <w:tc>
          <w:tcPr>
            <w:tcW w:w="1232" w:type="dxa"/>
          </w:tcPr>
          <w:p w14:paraId="19A04158" w14:textId="77777777" w:rsidR="00255567" w:rsidRPr="008E2B71" w:rsidRDefault="00255567" w:rsidP="00796D93">
            <w:pPr>
              <w:jc w:val="center"/>
              <w:rPr>
                <w:i/>
                <w:sz w:val="20"/>
                <w:szCs w:val="20"/>
              </w:rPr>
            </w:pPr>
            <w:r w:rsidRPr="008E2B71">
              <w:rPr>
                <w:i/>
                <w:sz w:val="20"/>
                <w:szCs w:val="20"/>
              </w:rPr>
              <w:t>STB</w:t>
            </w:r>
          </w:p>
        </w:tc>
        <w:tc>
          <w:tcPr>
            <w:tcW w:w="1416" w:type="dxa"/>
          </w:tcPr>
          <w:p w14:paraId="33F7823E" w14:textId="77777777" w:rsidR="00255567" w:rsidRPr="008E2B71" w:rsidRDefault="00255567" w:rsidP="00796D93">
            <w:pPr>
              <w:jc w:val="center"/>
              <w:rPr>
                <w:i/>
                <w:sz w:val="20"/>
                <w:szCs w:val="20"/>
              </w:rPr>
            </w:pPr>
            <w:r w:rsidRPr="008E2B71">
              <w:rPr>
                <w:i/>
                <w:sz w:val="20"/>
                <w:szCs w:val="20"/>
              </w:rPr>
              <w:t>RIB</w:t>
            </w:r>
          </w:p>
        </w:tc>
        <w:tc>
          <w:tcPr>
            <w:tcW w:w="1416" w:type="dxa"/>
            <w:vMerge/>
          </w:tcPr>
          <w:p w14:paraId="394C63FC" w14:textId="77777777" w:rsidR="00255567" w:rsidRPr="008E2B71" w:rsidRDefault="00255567" w:rsidP="00796D93">
            <w:pPr>
              <w:jc w:val="center"/>
              <w:rPr>
                <w:sz w:val="20"/>
                <w:szCs w:val="20"/>
              </w:rPr>
            </w:pPr>
          </w:p>
        </w:tc>
        <w:tc>
          <w:tcPr>
            <w:tcW w:w="1416" w:type="dxa"/>
            <w:vMerge/>
          </w:tcPr>
          <w:p w14:paraId="42A47DC2" w14:textId="77777777" w:rsidR="00255567" w:rsidRPr="008E2B71" w:rsidRDefault="00255567" w:rsidP="00796D93">
            <w:pPr>
              <w:jc w:val="center"/>
              <w:rPr>
                <w:sz w:val="20"/>
                <w:szCs w:val="20"/>
              </w:rPr>
            </w:pPr>
          </w:p>
        </w:tc>
      </w:tr>
      <w:tr w:rsidR="00255567" w:rsidRPr="008E2B71" w14:paraId="5C3DD1BD" w14:textId="77777777" w:rsidTr="00033A27">
        <w:tc>
          <w:tcPr>
            <w:tcW w:w="2504" w:type="dxa"/>
          </w:tcPr>
          <w:p w14:paraId="38663AA0" w14:textId="77777777" w:rsidR="00255567" w:rsidRPr="008E2B71" w:rsidRDefault="00255567" w:rsidP="00796D93">
            <w:pPr>
              <w:jc w:val="right"/>
              <w:rPr>
                <w:sz w:val="20"/>
                <w:szCs w:val="20"/>
              </w:rPr>
            </w:pPr>
            <w:r w:rsidRPr="008E2B71">
              <w:rPr>
                <w:sz w:val="20"/>
                <w:szCs w:val="20"/>
              </w:rPr>
              <w:t>Total Area (ha)</w:t>
            </w:r>
          </w:p>
        </w:tc>
        <w:tc>
          <w:tcPr>
            <w:tcW w:w="1451" w:type="dxa"/>
          </w:tcPr>
          <w:p w14:paraId="44E3DC4C" w14:textId="20992C33" w:rsidR="00255567" w:rsidRPr="008E2B71" w:rsidRDefault="00255567" w:rsidP="00796D93">
            <w:pPr>
              <w:jc w:val="center"/>
              <w:rPr>
                <w:sz w:val="20"/>
                <w:szCs w:val="20"/>
              </w:rPr>
            </w:pPr>
            <w:r w:rsidRPr="008E2B71">
              <w:rPr>
                <w:sz w:val="20"/>
                <w:szCs w:val="20"/>
              </w:rPr>
              <w:t>68,539</w:t>
            </w:r>
          </w:p>
        </w:tc>
        <w:tc>
          <w:tcPr>
            <w:tcW w:w="1800" w:type="dxa"/>
          </w:tcPr>
          <w:p w14:paraId="74873715" w14:textId="632C39A7" w:rsidR="00255567" w:rsidRPr="008E2B71" w:rsidRDefault="00F6224A" w:rsidP="00796D93">
            <w:pPr>
              <w:jc w:val="center"/>
              <w:rPr>
                <w:sz w:val="20"/>
                <w:szCs w:val="20"/>
              </w:rPr>
            </w:pPr>
            <w:r>
              <w:rPr>
                <w:sz w:val="20"/>
                <w:szCs w:val="20"/>
              </w:rPr>
              <w:t>1,512</w:t>
            </w:r>
          </w:p>
        </w:tc>
        <w:tc>
          <w:tcPr>
            <w:tcW w:w="1232" w:type="dxa"/>
          </w:tcPr>
          <w:p w14:paraId="02591AEA" w14:textId="3ACA4307" w:rsidR="00255567" w:rsidRPr="008E2B71" w:rsidRDefault="007B748D" w:rsidP="00796D93">
            <w:pPr>
              <w:jc w:val="center"/>
              <w:rPr>
                <w:sz w:val="20"/>
                <w:szCs w:val="20"/>
              </w:rPr>
            </w:pPr>
            <w:r>
              <w:rPr>
                <w:sz w:val="20"/>
                <w:szCs w:val="20"/>
              </w:rPr>
              <w:t>1,23</w:t>
            </w:r>
            <w:r w:rsidR="00F6224A">
              <w:rPr>
                <w:sz w:val="20"/>
                <w:szCs w:val="20"/>
              </w:rPr>
              <w:t>1</w:t>
            </w:r>
          </w:p>
        </w:tc>
        <w:tc>
          <w:tcPr>
            <w:tcW w:w="1416" w:type="dxa"/>
          </w:tcPr>
          <w:p w14:paraId="2F6A4745" w14:textId="57ACE078" w:rsidR="00255567" w:rsidRPr="008E2B71" w:rsidRDefault="00F6224A" w:rsidP="00796D93">
            <w:pPr>
              <w:jc w:val="center"/>
              <w:rPr>
                <w:sz w:val="20"/>
                <w:szCs w:val="20"/>
              </w:rPr>
            </w:pPr>
            <w:r>
              <w:rPr>
                <w:sz w:val="20"/>
                <w:szCs w:val="20"/>
              </w:rPr>
              <w:t>302</w:t>
            </w:r>
          </w:p>
        </w:tc>
        <w:tc>
          <w:tcPr>
            <w:tcW w:w="1416" w:type="dxa"/>
          </w:tcPr>
          <w:p w14:paraId="1B3CE7C1" w14:textId="4504DAD7" w:rsidR="00255567" w:rsidRPr="008E2B71" w:rsidRDefault="00255567" w:rsidP="00796D93">
            <w:pPr>
              <w:jc w:val="center"/>
              <w:rPr>
                <w:sz w:val="20"/>
                <w:szCs w:val="20"/>
              </w:rPr>
            </w:pPr>
            <w:r w:rsidRPr="008E2B71">
              <w:rPr>
                <w:sz w:val="20"/>
                <w:szCs w:val="20"/>
              </w:rPr>
              <w:t>6,</w:t>
            </w:r>
            <w:r w:rsidR="00F6224A">
              <w:rPr>
                <w:sz w:val="20"/>
                <w:szCs w:val="20"/>
              </w:rPr>
              <w:t>654</w:t>
            </w:r>
          </w:p>
        </w:tc>
        <w:tc>
          <w:tcPr>
            <w:tcW w:w="1416" w:type="dxa"/>
          </w:tcPr>
          <w:p w14:paraId="0A939EC0" w14:textId="05E136CF" w:rsidR="00255567" w:rsidRPr="008E2B71" w:rsidRDefault="00255567" w:rsidP="00796D93">
            <w:pPr>
              <w:jc w:val="center"/>
              <w:rPr>
                <w:sz w:val="20"/>
                <w:szCs w:val="20"/>
              </w:rPr>
            </w:pPr>
            <w:r w:rsidRPr="008E2B71">
              <w:rPr>
                <w:sz w:val="20"/>
                <w:szCs w:val="20"/>
              </w:rPr>
              <w:t>2</w:t>
            </w:r>
            <w:r w:rsidR="00F6224A">
              <w:rPr>
                <w:sz w:val="20"/>
                <w:szCs w:val="20"/>
              </w:rPr>
              <w:t>8,049</w:t>
            </w:r>
          </w:p>
        </w:tc>
      </w:tr>
      <w:tr w:rsidR="00255567" w:rsidRPr="008E2B71" w14:paraId="2525844B" w14:textId="77777777" w:rsidTr="00033A27">
        <w:tc>
          <w:tcPr>
            <w:tcW w:w="2504" w:type="dxa"/>
          </w:tcPr>
          <w:p w14:paraId="4AA41D05" w14:textId="19EC5C7C" w:rsidR="00255567" w:rsidRPr="008E2B71" w:rsidRDefault="005B29F0" w:rsidP="00796D93">
            <w:pPr>
              <w:jc w:val="right"/>
              <w:rPr>
                <w:sz w:val="20"/>
                <w:szCs w:val="20"/>
              </w:rPr>
            </w:pPr>
            <w:r>
              <w:rPr>
                <w:sz w:val="20"/>
                <w:szCs w:val="20"/>
              </w:rPr>
              <w:t xml:space="preserve"> P</w:t>
            </w:r>
            <w:r w:rsidR="0083429D">
              <w:rPr>
                <w:sz w:val="20"/>
                <w:szCs w:val="20"/>
              </w:rPr>
              <w:t xml:space="preserve">ercent </w:t>
            </w:r>
            <w:r w:rsidR="00255567" w:rsidRPr="008E2B71">
              <w:rPr>
                <w:sz w:val="20"/>
                <w:szCs w:val="20"/>
              </w:rPr>
              <w:t xml:space="preserve">of </w:t>
            </w:r>
            <w:r w:rsidR="0083429D">
              <w:rPr>
                <w:sz w:val="20"/>
                <w:szCs w:val="20"/>
              </w:rPr>
              <w:t xml:space="preserve">CC &amp; CS fields in </w:t>
            </w:r>
            <w:proofErr w:type="spellStart"/>
            <w:r w:rsidR="0083429D">
              <w:rPr>
                <w:sz w:val="20"/>
                <w:szCs w:val="20"/>
              </w:rPr>
              <w:t>supplyshed</w:t>
            </w:r>
            <w:proofErr w:type="spellEnd"/>
            <w:r w:rsidR="0083429D">
              <w:rPr>
                <w:sz w:val="20"/>
                <w:szCs w:val="20"/>
              </w:rPr>
              <w:t xml:space="preserve"> with CP</w:t>
            </w:r>
          </w:p>
        </w:tc>
        <w:tc>
          <w:tcPr>
            <w:tcW w:w="1451" w:type="dxa"/>
            <w:shd w:val="clear" w:color="auto" w:fill="auto"/>
            <w:vAlign w:val="center"/>
          </w:tcPr>
          <w:p w14:paraId="14FA2F19" w14:textId="1010958E" w:rsidR="00255567" w:rsidRPr="008E2B71" w:rsidRDefault="00D44E90" w:rsidP="00796D93">
            <w:pPr>
              <w:jc w:val="center"/>
              <w:rPr>
                <w:sz w:val="20"/>
                <w:szCs w:val="20"/>
              </w:rPr>
            </w:pPr>
            <w:r>
              <w:rPr>
                <w:sz w:val="20"/>
                <w:szCs w:val="20"/>
              </w:rPr>
              <w:t>24</w:t>
            </w:r>
            <w:r w:rsidR="00255567" w:rsidRPr="008E2B71">
              <w:rPr>
                <w:sz w:val="20"/>
                <w:szCs w:val="20"/>
              </w:rPr>
              <w:t>%</w:t>
            </w:r>
          </w:p>
        </w:tc>
        <w:tc>
          <w:tcPr>
            <w:tcW w:w="1800" w:type="dxa"/>
            <w:shd w:val="clear" w:color="auto" w:fill="auto"/>
            <w:vAlign w:val="center"/>
          </w:tcPr>
          <w:p w14:paraId="5CED833C" w14:textId="48357DE9" w:rsidR="00255567" w:rsidRPr="008E2B71" w:rsidRDefault="00D44E90" w:rsidP="00796D93">
            <w:pPr>
              <w:jc w:val="center"/>
              <w:rPr>
                <w:sz w:val="20"/>
                <w:szCs w:val="20"/>
              </w:rPr>
            </w:pPr>
            <w:r>
              <w:rPr>
                <w:sz w:val="20"/>
                <w:szCs w:val="20"/>
              </w:rPr>
              <w:t>4</w:t>
            </w:r>
            <w:r w:rsidR="00255567" w:rsidRPr="008E2B71">
              <w:rPr>
                <w:sz w:val="20"/>
                <w:szCs w:val="20"/>
              </w:rPr>
              <w:t>%</w:t>
            </w:r>
          </w:p>
        </w:tc>
        <w:tc>
          <w:tcPr>
            <w:tcW w:w="1232" w:type="dxa"/>
            <w:shd w:val="clear" w:color="auto" w:fill="auto"/>
            <w:vAlign w:val="center"/>
          </w:tcPr>
          <w:p w14:paraId="1ED074A2" w14:textId="5C928784" w:rsidR="00255567" w:rsidRPr="008E2B71" w:rsidRDefault="00287B3F" w:rsidP="00796D93">
            <w:pPr>
              <w:jc w:val="center"/>
              <w:rPr>
                <w:sz w:val="20"/>
                <w:szCs w:val="20"/>
              </w:rPr>
            </w:pPr>
            <w:r>
              <w:rPr>
                <w:sz w:val="20"/>
                <w:szCs w:val="20"/>
              </w:rPr>
              <w:t>7</w:t>
            </w:r>
            <w:r w:rsidR="0083429D">
              <w:rPr>
                <w:sz w:val="20"/>
                <w:szCs w:val="20"/>
              </w:rPr>
              <w:t>%</w:t>
            </w:r>
          </w:p>
        </w:tc>
        <w:tc>
          <w:tcPr>
            <w:tcW w:w="1416" w:type="dxa"/>
            <w:shd w:val="clear" w:color="auto" w:fill="auto"/>
            <w:vAlign w:val="center"/>
          </w:tcPr>
          <w:p w14:paraId="3E172A8B" w14:textId="3032A313" w:rsidR="00255567" w:rsidRPr="008E2B71" w:rsidRDefault="00287B3F" w:rsidP="00796D93">
            <w:pPr>
              <w:jc w:val="center"/>
              <w:rPr>
                <w:sz w:val="20"/>
                <w:szCs w:val="20"/>
              </w:rPr>
            </w:pPr>
            <w:r>
              <w:rPr>
                <w:sz w:val="20"/>
                <w:szCs w:val="20"/>
              </w:rPr>
              <w:t>4</w:t>
            </w:r>
            <w:r w:rsidR="0083429D">
              <w:rPr>
                <w:sz w:val="20"/>
                <w:szCs w:val="20"/>
              </w:rPr>
              <w:t>%</w:t>
            </w:r>
          </w:p>
        </w:tc>
        <w:tc>
          <w:tcPr>
            <w:tcW w:w="1416" w:type="dxa"/>
            <w:shd w:val="clear" w:color="auto" w:fill="auto"/>
            <w:vAlign w:val="center"/>
          </w:tcPr>
          <w:p w14:paraId="19C7D91C" w14:textId="05539E00" w:rsidR="00255567" w:rsidRPr="008E2B71" w:rsidRDefault="00D44E90" w:rsidP="00796D93">
            <w:pPr>
              <w:jc w:val="center"/>
              <w:rPr>
                <w:sz w:val="20"/>
                <w:szCs w:val="20"/>
              </w:rPr>
            </w:pPr>
            <w:r>
              <w:rPr>
                <w:sz w:val="20"/>
                <w:szCs w:val="20"/>
              </w:rPr>
              <w:t>16</w:t>
            </w:r>
            <w:r w:rsidR="00255567" w:rsidRPr="008E2B71">
              <w:rPr>
                <w:sz w:val="20"/>
                <w:szCs w:val="20"/>
              </w:rPr>
              <w:t>%</w:t>
            </w:r>
          </w:p>
        </w:tc>
        <w:tc>
          <w:tcPr>
            <w:tcW w:w="1416" w:type="dxa"/>
            <w:shd w:val="clear" w:color="auto" w:fill="auto"/>
            <w:vAlign w:val="center"/>
          </w:tcPr>
          <w:p w14:paraId="22E0CD02" w14:textId="7F5B3FD2" w:rsidR="00255567" w:rsidRPr="008E2B71" w:rsidRDefault="00287B3F" w:rsidP="00796D93">
            <w:pPr>
              <w:jc w:val="center"/>
              <w:rPr>
                <w:sz w:val="20"/>
                <w:szCs w:val="20"/>
              </w:rPr>
            </w:pPr>
            <w:r>
              <w:rPr>
                <w:sz w:val="20"/>
                <w:szCs w:val="20"/>
              </w:rPr>
              <w:t>9</w:t>
            </w:r>
            <w:r w:rsidR="0083429D">
              <w:rPr>
                <w:sz w:val="20"/>
                <w:szCs w:val="20"/>
              </w:rPr>
              <w:t>%</w:t>
            </w:r>
          </w:p>
        </w:tc>
      </w:tr>
      <w:tr w:rsidR="002E7B92" w:rsidRPr="008E2B71" w14:paraId="5D3D5285" w14:textId="77777777" w:rsidTr="002E7B92">
        <w:tc>
          <w:tcPr>
            <w:tcW w:w="11235" w:type="dxa"/>
            <w:gridSpan w:val="7"/>
          </w:tcPr>
          <w:p w14:paraId="2B50FE6C" w14:textId="6870B3FD" w:rsidR="002E7B92" w:rsidRPr="008E2B71" w:rsidRDefault="002E7B92" w:rsidP="00796D93">
            <w:pPr>
              <w:rPr>
                <w:b/>
                <w:i/>
                <w:sz w:val="20"/>
                <w:szCs w:val="20"/>
              </w:rPr>
            </w:pPr>
            <w:r w:rsidRPr="008E2B71">
              <w:rPr>
                <w:b/>
                <w:i/>
                <w:sz w:val="20"/>
                <w:szCs w:val="20"/>
              </w:rPr>
              <w:t>Direct Costs</w:t>
            </w:r>
            <w:r w:rsidRPr="008E2B71">
              <w:rPr>
                <w:sz w:val="20"/>
                <w:szCs w:val="20"/>
                <w:vertAlign w:val="superscript"/>
              </w:rPr>
              <w:t xml:space="preserve">1 </w:t>
            </w:r>
            <w:r w:rsidRPr="008E2B71">
              <w:rPr>
                <w:sz w:val="20"/>
                <w:szCs w:val="20"/>
              </w:rPr>
              <w:t>($ ha</w:t>
            </w:r>
            <w:r w:rsidRPr="008E2B71">
              <w:rPr>
                <w:sz w:val="20"/>
                <w:szCs w:val="20"/>
                <w:vertAlign w:val="superscript"/>
              </w:rPr>
              <w:t xml:space="preserve">-1 </w:t>
            </w:r>
            <w:r w:rsidRPr="008E2B71">
              <w:rPr>
                <w:sz w:val="20"/>
                <w:szCs w:val="20"/>
              </w:rPr>
              <w:t>yr</w:t>
            </w:r>
            <w:r w:rsidRPr="008E2B71">
              <w:rPr>
                <w:sz w:val="20"/>
                <w:szCs w:val="20"/>
                <w:vertAlign w:val="superscript"/>
              </w:rPr>
              <w:t>-1</w:t>
            </w:r>
            <w:r w:rsidRPr="008E2B71">
              <w:rPr>
                <w:sz w:val="20"/>
                <w:szCs w:val="20"/>
              </w:rPr>
              <w:t xml:space="preserve">) </w:t>
            </w:r>
            <w:r w:rsidRPr="008E2B71">
              <w:rPr>
                <w:b/>
                <w:i/>
                <w:sz w:val="20"/>
                <w:szCs w:val="20"/>
              </w:rPr>
              <w:t>per CP</w:t>
            </w:r>
          </w:p>
        </w:tc>
      </w:tr>
      <w:tr w:rsidR="00612296" w:rsidRPr="008E2B71" w14:paraId="034839D6" w14:textId="77777777" w:rsidTr="00033A27">
        <w:tc>
          <w:tcPr>
            <w:tcW w:w="2504" w:type="dxa"/>
          </w:tcPr>
          <w:p w14:paraId="149397A1" w14:textId="77777777" w:rsidR="00612296" w:rsidRPr="008E2B71" w:rsidRDefault="00612296" w:rsidP="00796D93">
            <w:pPr>
              <w:jc w:val="right"/>
              <w:rPr>
                <w:sz w:val="20"/>
                <w:szCs w:val="20"/>
                <w:vertAlign w:val="superscript"/>
              </w:rPr>
            </w:pPr>
            <w:proofErr w:type="spellStart"/>
            <w:r w:rsidRPr="008E2B71">
              <w:rPr>
                <w:sz w:val="20"/>
                <w:szCs w:val="20"/>
              </w:rPr>
              <w:t>Struc</w:t>
            </w:r>
            <w:proofErr w:type="spellEnd"/>
            <w:r w:rsidRPr="008E2B71">
              <w:rPr>
                <w:sz w:val="20"/>
                <w:szCs w:val="20"/>
              </w:rPr>
              <w:t xml:space="preserve"> + </w:t>
            </w:r>
            <w:commentRangeStart w:id="246"/>
            <w:r w:rsidRPr="008E2B71">
              <w:rPr>
                <w:sz w:val="20"/>
                <w:szCs w:val="20"/>
              </w:rPr>
              <w:t>Veg</w:t>
            </w:r>
            <w:commentRangeEnd w:id="246"/>
            <w:r w:rsidR="00F717FE">
              <w:rPr>
                <w:rStyle w:val="CommentReference"/>
              </w:rPr>
              <w:commentReference w:id="246"/>
            </w:r>
          </w:p>
        </w:tc>
        <w:tc>
          <w:tcPr>
            <w:tcW w:w="1451" w:type="dxa"/>
            <w:vMerge w:val="restart"/>
            <w:vAlign w:val="center"/>
          </w:tcPr>
          <w:p w14:paraId="7D2CB0C2" w14:textId="4B65E8ED" w:rsidR="00612296" w:rsidRPr="008E2B71" w:rsidRDefault="00612296" w:rsidP="00796D93">
            <w:pPr>
              <w:jc w:val="center"/>
              <w:rPr>
                <w:sz w:val="20"/>
                <w:szCs w:val="20"/>
              </w:rPr>
            </w:pPr>
            <w:r w:rsidRPr="008E2B71">
              <w:rPr>
                <w:sz w:val="20"/>
                <w:szCs w:val="20"/>
              </w:rPr>
              <w:t>$230</w:t>
            </w:r>
          </w:p>
        </w:tc>
        <w:tc>
          <w:tcPr>
            <w:tcW w:w="1800" w:type="dxa"/>
            <w:vAlign w:val="center"/>
          </w:tcPr>
          <w:p w14:paraId="3686084D" w14:textId="77777777" w:rsidR="00612296" w:rsidRPr="008E2B71" w:rsidRDefault="00612296" w:rsidP="00796D93">
            <w:pPr>
              <w:jc w:val="center"/>
              <w:rPr>
                <w:sz w:val="20"/>
                <w:szCs w:val="20"/>
              </w:rPr>
            </w:pPr>
            <w:r w:rsidRPr="008E2B71">
              <w:rPr>
                <w:sz w:val="20"/>
                <w:szCs w:val="20"/>
              </w:rPr>
              <w:t>$6,137</w:t>
            </w:r>
          </w:p>
        </w:tc>
        <w:tc>
          <w:tcPr>
            <w:tcW w:w="1232" w:type="dxa"/>
            <w:vAlign w:val="center"/>
          </w:tcPr>
          <w:p w14:paraId="4EF93555" w14:textId="77777777" w:rsidR="00612296" w:rsidRPr="008E2B71" w:rsidRDefault="00612296" w:rsidP="00796D93">
            <w:pPr>
              <w:jc w:val="center"/>
              <w:rPr>
                <w:sz w:val="20"/>
                <w:szCs w:val="20"/>
              </w:rPr>
            </w:pPr>
            <w:r w:rsidRPr="008E2B71">
              <w:rPr>
                <w:sz w:val="20"/>
                <w:szCs w:val="20"/>
              </w:rPr>
              <w:t>$486</w:t>
            </w:r>
          </w:p>
        </w:tc>
        <w:tc>
          <w:tcPr>
            <w:tcW w:w="1416" w:type="dxa"/>
            <w:vAlign w:val="center"/>
          </w:tcPr>
          <w:p w14:paraId="497FE308" w14:textId="77777777" w:rsidR="00612296" w:rsidRPr="008E2B71" w:rsidRDefault="00612296" w:rsidP="00796D93">
            <w:pPr>
              <w:jc w:val="center"/>
              <w:rPr>
                <w:sz w:val="20"/>
                <w:szCs w:val="20"/>
              </w:rPr>
            </w:pPr>
            <w:r w:rsidRPr="008E2B71">
              <w:rPr>
                <w:sz w:val="20"/>
                <w:szCs w:val="20"/>
              </w:rPr>
              <w:t>$149</w:t>
            </w:r>
          </w:p>
        </w:tc>
        <w:tc>
          <w:tcPr>
            <w:tcW w:w="2832" w:type="dxa"/>
            <w:gridSpan w:val="2"/>
            <w:vMerge w:val="restart"/>
            <w:vAlign w:val="center"/>
          </w:tcPr>
          <w:p w14:paraId="4A358BFD" w14:textId="77777777" w:rsidR="00612296" w:rsidRPr="008E2B71" w:rsidRDefault="00612296" w:rsidP="00796D93">
            <w:pPr>
              <w:jc w:val="center"/>
              <w:rPr>
                <w:sz w:val="20"/>
                <w:szCs w:val="20"/>
              </w:rPr>
            </w:pPr>
            <w:r w:rsidRPr="008E2B71">
              <w:rPr>
                <w:sz w:val="20"/>
                <w:szCs w:val="20"/>
              </w:rPr>
              <w:t>$173</w:t>
            </w:r>
          </w:p>
        </w:tc>
      </w:tr>
      <w:tr w:rsidR="00612296" w:rsidRPr="008E2B71" w14:paraId="5D1A3C23" w14:textId="77777777" w:rsidTr="00033A27">
        <w:tc>
          <w:tcPr>
            <w:tcW w:w="2504" w:type="dxa"/>
          </w:tcPr>
          <w:p w14:paraId="04DF80D1" w14:textId="77777777" w:rsidR="00612296" w:rsidRPr="008E2B71" w:rsidRDefault="00612296" w:rsidP="00796D93">
            <w:pPr>
              <w:jc w:val="right"/>
              <w:rPr>
                <w:sz w:val="20"/>
                <w:szCs w:val="20"/>
              </w:rPr>
            </w:pPr>
            <w:r w:rsidRPr="008E2B71">
              <w:rPr>
                <w:sz w:val="20"/>
                <w:szCs w:val="20"/>
              </w:rPr>
              <w:t xml:space="preserve">Veg </w:t>
            </w:r>
          </w:p>
        </w:tc>
        <w:tc>
          <w:tcPr>
            <w:tcW w:w="1451" w:type="dxa"/>
            <w:vMerge/>
            <w:vAlign w:val="center"/>
          </w:tcPr>
          <w:p w14:paraId="0D5D7CA4" w14:textId="2F29AD64" w:rsidR="00612296" w:rsidRPr="008E2B71" w:rsidRDefault="00612296" w:rsidP="00796D93">
            <w:pPr>
              <w:jc w:val="center"/>
              <w:rPr>
                <w:sz w:val="20"/>
                <w:szCs w:val="20"/>
              </w:rPr>
            </w:pPr>
          </w:p>
        </w:tc>
        <w:tc>
          <w:tcPr>
            <w:tcW w:w="1800" w:type="dxa"/>
            <w:vAlign w:val="center"/>
          </w:tcPr>
          <w:p w14:paraId="56835837" w14:textId="77777777" w:rsidR="00612296" w:rsidRPr="008E2B71" w:rsidRDefault="00612296" w:rsidP="00796D93">
            <w:pPr>
              <w:jc w:val="center"/>
              <w:rPr>
                <w:sz w:val="20"/>
                <w:szCs w:val="20"/>
              </w:rPr>
            </w:pPr>
            <w:r w:rsidRPr="008E2B71">
              <w:rPr>
                <w:sz w:val="20"/>
                <w:szCs w:val="20"/>
              </w:rPr>
              <w:t>$788</w:t>
            </w:r>
          </w:p>
        </w:tc>
        <w:tc>
          <w:tcPr>
            <w:tcW w:w="2648" w:type="dxa"/>
            <w:gridSpan w:val="2"/>
            <w:vAlign w:val="center"/>
          </w:tcPr>
          <w:p w14:paraId="07DC0CDD" w14:textId="77777777" w:rsidR="00612296" w:rsidRPr="008E2B71" w:rsidRDefault="00612296" w:rsidP="00796D93">
            <w:pPr>
              <w:jc w:val="center"/>
              <w:rPr>
                <w:sz w:val="20"/>
                <w:szCs w:val="20"/>
                <w:vertAlign w:val="superscript"/>
              </w:rPr>
            </w:pPr>
            <w:r w:rsidRPr="008E2B71">
              <w:rPr>
                <w:sz w:val="20"/>
                <w:szCs w:val="20"/>
              </w:rPr>
              <w:t>$149</w:t>
            </w:r>
          </w:p>
        </w:tc>
        <w:tc>
          <w:tcPr>
            <w:tcW w:w="2832" w:type="dxa"/>
            <w:gridSpan w:val="2"/>
            <w:vMerge/>
            <w:vAlign w:val="center"/>
          </w:tcPr>
          <w:p w14:paraId="1FE63209" w14:textId="77777777" w:rsidR="00612296" w:rsidRPr="008E2B71" w:rsidRDefault="00612296" w:rsidP="00796D93">
            <w:pPr>
              <w:jc w:val="center"/>
              <w:rPr>
                <w:sz w:val="20"/>
                <w:szCs w:val="20"/>
              </w:rPr>
            </w:pPr>
          </w:p>
        </w:tc>
      </w:tr>
      <w:tr w:rsidR="002E7B92" w:rsidRPr="008E2B71" w14:paraId="612353F7" w14:textId="77777777" w:rsidTr="002E7B92">
        <w:tc>
          <w:tcPr>
            <w:tcW w:w="11235" w:type="dxa"/>
            <w:gridSpan w:val="7"/>
          </w:tcPr>
          <w:p w14:paraId="528205BF" w14:textId="70D9AAAB" w:rsidR="002E7B92" w:rsidRPr="008E2B71" w:rsidRDefault="002E7B92" w:rsidP="00796D93">
            <w:pPr>
              <w:rPr>
                <w:b/>
                <w:i/>
                <w:sz w:val="20"/>
                <w:szCs w:val="20"/>
              </w:rPr>
            </w:pPr>
            <w:r w:rsidRPr="008E2B71">
              <w:rPr>
                <w:b/>
                <w:i/>
                <w:sz w:val="20"/>
                <w:szCs w:val="20"/>
              </w:rPr>
              <w:t>Ecosystem Service Outcomes per CP</w:t>
            </w:r>
          </w:p>
        </w:tc>
      </w:tr>
      <w:tr w:rsidR="00255567" w:rsidRPr="008E2B71" w14:paraId="0A97368C" w14:textId="77777777" w:rsidTr="00033A27">
        <w:tc>
          <w:tcPr>
            <w:tcW w:w="2504" w:type="dxa"/>
            <w:vAlign w:val="center"/>
          </w:tcPr>
          <w:p w14:paraId="235913EF" w14:textId="77777777" w:rsidR="00255567" w:rsidRPr="008E2B71" w:rsidRDefault="00255567" w:rsidP="00796D93">
            <w:pPr>
              <w:jc w:val="right"/>
              <w:rPr>
                <w:sz w:val="20"/>
                <w:szCs w:val="20"/>
              </w:rPr>
            </w:pPr>
            <w:r w:rsidRPr="008E2B71">
              <w:rPr>
                <w:sz w:val="20"/>
                <w:szCs w:val="20"/>
              </w:rPr>
              <w:t>Biomass Yield</w:t>
            </w:r>
            <w:r>
              <w:rPr>
                <w:sz w:val="20"/>
                <w:szCs w:val="20"/>
              </w:rPr>
              <w:t xml:space="preserve"> </w:t>
            </w:r>
            <w:r w:rsidRPr="008E2B71">
              <w:rPr>
                <w:sz w:val="20"/>
                <w:szCs w:val="20"/>
              </w:rPr>
              <w:t>(Mg)</w:t>
            </w:r>
          </w:p>
        </w:tc>
        <w:tc>
          <w:tcPr>
            <w:tcW w:w="1451" w:type="dxa"/>
            <w:vAlign w:val="center"/>
          </w:tcPr>
          <w:p w14:paraId="2B5E6C33" w14:textId="54643D44" w:rsidR="00255567" w:rsidRPr="008E2B71" w:rsidRDefault="00255567" w:rsidP="00796D93">
            <w:pPr>
              <w:jc w:val="center"/>
              <w:rPr>
                <w:sz w:val="20"/>
                <w:szCs w:val="20"/>
              </w:rPr>
            </w:pPr>
            <w:r w:rsidRPr="008E2B71">
              <w:rPr>
                <w:sz w:val="20"/>
                <w:szCs w:val="20"/>
              </w:rPr>
              <w:t>77.3</w:t>
            </w:r>
          </w:p>
          <w:p w14:paraId="6069B917" w14:textId="77777777" w:rsidR="00255567" w:rsidRPr="008E2B71" w:rsidRDefault="00255567" w:rsidP="00796D93">
            <w:pPr>
              <w:jc w:val="center"/>
              <w:rPr>
                <w:sz w:val="20"/>
                <w:szCs w:val="20"/>
              </w:rPr>
            </w:pPr>
            <w:r w:rsidRPr="008E2B71">
              <w:rPr>
                <w:sz w:val="20"/>
                <w:szCs w:val="20"/>
              </w:rPr>
              <w:t>(43.3-126.2)</w:t>
            </w:r>
          </w:p>
        </w:tc>
        <w:tc>
          <w:tcPr>
            <w:tcW w:w="1800" w:type="dxa"/>
            <w:vAlign w:val="center"/>
          </w:tcPr>
          <w:p w14:paraId="52EE9C05" w14:textId="77777777" w:rsidR="00255567" w:rsidRPr="008E2B71" w:rsidRDefault="00255567" w:rsidP="00796D93">
            <w:pPr>
              <w:jc w:val="center"/>
              <w:rPr>
                <w:sz w:val="20"/>
                <w:szCs w:val="20"/>
              </w:rPr>
            </w:pPr>
            <w:r w:rsidRPr="008E2B71">
              <w:rPr>
                <w:sz w:val="20"/>
                <w:szCs w:val="20"/>
              </w:rPr>
              <w:t>21.4</w:t>
            </w:r>
          </w:p>
          <w:p w14:paraId="26E43E8A" w14:textId="77777777" w:rsidR="00255567" w:rsidRPr="008E2B71" w:rsidRDefault="00255567" w:rsidP="00796D93">
            <w:pPr>
              <w:jc w:val="center"/>
              <w:rPr>
                <w:sz w:val="20"/>
                <w:szCs w:val="20"/>
              </w:rPr>
            </w:pPr>
            <w:r w:rsidRPr="008E2B71">
              <w:rPr>
                <w:sz w:val="20"/>
                <w:szCs w:val="20"/>
              </w:rPr>
              <w:t>(14.3-32.6)</w:t>
            </w:r>
          </w:p>
        </w:tc>
        <w:tc>
          <w:tcPr>
            <w:tcW w:w="1232" w:type="dxa"/>
            <w:vAlign w:val="center"/>
          </w:tcPr>
          <w:p w14:paraId="1D3FFBFE" w14:textId="77777777" w:rsidR="00255567" w:rsidRPr="008E2B71" w:rsidRDefault="00255567" w:rsidP="00796D93">
            <w:pPr>
              <w:jc w:val="center"/>
              <w:rPr>
                <w:sz w:val="20"/>
                <w:szCs w:val="20"/>
              </w:rPr>
            </w:pPr>
            <w:r w:rsidRPr="008E2B71">
              <w:rPr>
                <w:sz w:val="20"/>
                <w:szCs w:val="20"/>
              </w:rPr>
              <w:t>5.7</w:t>
            </w:r>
          </w:p>
          <w:p w14:paraId="3AB2FA2B" w14:textId="77777777" w:rsidR="00255567" w:rsidRPr="008E2B71" w:rsidRDefault="00255567" w:rsidP="00796D93">
            <w:pPr>
              <w:jc w:val="center"/>
              <w:rPr>
                <w:color w:val="0E101A"/>
                <w:sz w:val="20"/>
                <w:szCs w:val="20"/>
              </w:rPr>
            </w:pPr>
            <w:r w:rsidRPr="008E2B71">
              <w:rPr>
                <w:sz w:val="20"/>
                <w:szCs w:val="20"/>
              </w:rPr>
              <w:t>(5.3-6.1)</w:t>
            </w:r>
          </w:p>
        </w:tc>
        <w:tc>
          <w:tcPr>
            <w:tcW w:w="1416" w:type="dxa"/>
            <w:vAlign w:val="center"/>
          </w:tcPr>
          <w:p w14:paraId="7F34149D" w14:textId="77777777" w:rsidR="00255567" w:rsidRPr="008E2B71" w:rsidRDefault="00255567" w:rsidP="00796D93">
            <w:pPr>
              <w:jc w:val="center"/>
              <w:rPr>
                <w:sz w:val="20"/>
                <w:szCs w:val="20"/>
              </w:rPr>
            </w:pPr>
            <w:r w:rsidRPr="008E2B71">
              <w:rPr>
                <w:sz w:val="20"/>
                <w:szCs w:val="20"/>
              </w:rPr>
              <w:t>5.6</w:t>
            </w:r>
          </w:p>
          <w:p w14:paraId="0C07D8CE" w14:textId="77777777" w:rsidR="00255567" w:rsidRPr="008E2B71" w:rsidRDefault="00255567" w:rsidP="00796D93">
            <w:pPr>
              <w:jc w:val="center"/>
              <w:rPr>
                <w:sz w:val="20"/>
                <w:szCs w:val="20"/>
              </w:rPr>
            </w:pPr>
            <w:r w:rsidRPr="008E2B71">
              <w:rPr>
                <w:sz w:val="20"/>
                <w:szCs w:val="20"/>
              </w:rPr>
              <w:t>(5.3-6.2)</w:t>
            </w:r>
          </w:p>
        </w:tc>
        <w:tc>
          <w:tcPr>
            <w:tcW w:w="1416" w:type="dxa"/>
            <w:vAlign w:val="center"/>
          </w:tcPr>
          <w:p w14:paraId="2414FD6D" w14:textId="77777777" w:rsidR="00255567" w:rsidRPr="008E2B71" w:rsidRDefault="00255567" w:rsidP="00796D93">
            <w:pPr>
              <w:jc w:val="center"/>
              <w:rPr>
                <w:sz w:val="20"/>
                <w:szCs w:val="20"/>
              </w:rPr>
            </w:pPr>
            <w:r w:rsidRPr="008E2B71">
              <w:rPr>
                <w:sz w:val="20"/>
                <w:szCs w:val="20"/>
              </w:rPr>
              <w:t>21.8</w:t>
            </w:r>
          </w:p>
          <w:p w14:paraId="544B06FA" w14:textId="77777777" w:rsidR="00255567" w:rsidRPr="008E2B71" w:rsidRDefault="00255567" w:rsidP="00796D93">
            <w:pPr>
              <w:jc w:val="center"/>
              <w:rPr>
                <w:sz w:val="20"/>
                <w:szCs w:val="20"/>
              </w:rPr>
            </w:pPr>
            <w:r w:rsidRPr="008E2B71">
              <w:rPr>
                <w:sz w:val="20"/>
                <w:szCs w:val="20"/>
              </w:rPr>
              <w:t>(13.6-35.2)</w:t>
            </w:r>
          </w:p>
        </w:tc>
        <w:tc>
          <w:tcPr>
            <w:tcW w:w="1416" w:type="dxa"/>
            <w:vAlign w:val="center"/>
          </w:tcPr>
          <w:p w14:paraId="5D57907E" w14:textId="77777777" w:rsidR="00255567" w:rsidRPr="008E2B71" w:rsidRDefault="00255567" w:rsidP="00796D93">
            <w:pPr>
              <w:jc w:val="center"/>
              <w:rPr>
                <w:sz w:val="20"/>
                <w:szCs w:val="20"/>
              </w:rPr>
            </w:pPr>
            <w:r w:rsidRPr="008E2B71">
              <w:rPr>
                <w:sz w:val="20"/>
                <w:szCs w:val="20"/>
              </w:rPr>
              <w:t>139.8</w:t>
            </w:r>
          </w:p>
          <w:p w14:paraId="034F0C4A" w14:textId="77777777" w:rsidR="00255567" w:rsidRPr="008E2B71" w:rsidRDefault="00255567" w:rsidP="00796D93">
            <w:pPr>
              <w:jc w:val="center"/>
              <w:rPr>
                <w:sz w:val="20"/>
                <w:szCs w:val="20"/>
              </w:rPr>
            </w:pPr>
            <w:r w:rsidRPr="008E2B71">
              <w:rPr>
                <w:sz w:val="20"/>
                <w:szCs w:val="20"/>
              </w:rPr>
              <w:t>(71.7-242.5)</w:t>
            </w:r>
          </w:p>
        </w:tc>
      </w:tr>
      <w:tr w:rsidR="00255567" w:rsidRPr="008E2B71" w14:paraId="71CF02E0" w14:textId="77777777" w:rsidTr="00033A27">
        <w:tc>
          <w:tcPr>
            <w:tcW w:w="2504" w:type="dxa"/>
            <w:vAlign w:val="center"/>
          </w:tcPr>
          <w:p w14:paraId="66144D29" w14:textId="77777777" w:rsidR="00255567" w:rsidRPr="008E2B71" w:rsidRDefault="00255567" w:rsidP="00796D93">
            <w:pPr>
              <w:jc w:val="right"/>
              <w:rPr>
                <w:sz w:val="20"/>
                <w:szCs w:val="20"/>
              </w:rPr>
            </w:pPr>
            <w:r w:rsidRPr="008E2B71">
              <w:rPr>
                <w:sz w:val="20"/>
                <w:szCs w:val="20"/>
              </w:rPr>
              <w:t>NO</w:t>
            </w:r>
            <w:r w:rsidRPr="008E2B71">
              <w:rPr>
                <w:sz w:val="20"/>
                <w:szCs w:val="20"/>
                <w:vertAlign w:val="subscript"/>
              </w:rPr>
              <w:t>3</w:t>
            </w:r>
            <w:r w:rsidRPr="008E2B71">
              <w:rPr>
                <w:sz w:val="20"/>
                <w:szCs w:val="20"/>
              </w:rPr>
              <w:t xml:space="preserve"> Load</w:t>
            </w:r>
            <w:r>
              <w:rPr>
                <w:sz w:val="20"/>
                <w:szCs w:val="20"/>
              </w:rPr>
              <w:t xml:space="preserve"> </w:t>
            </w:r>
            <w:r w:rsidRPr="008E2B71">
              <w:rPr>
                <w:sz w:val="20"/>
                <w:szCs w:val="20"/>
              </w:rPr>
              <w:t>(Mg)</w:t>
            </w:r>
          </w:p>
        </w:tc>
        <w:tc>
          <w:tcPr>
            <w:tcW w:w="1451" w:type="dxa"/>
            <w:vAlign w:val="center"/>
          </w:tcPr>
          <w:p w14:paraId="33E1067C" w14:textId="240F94CD" w:rsidR="00255567" w:rsidRPr="008E2B71" w:rsidRDefault="00255567" w:rsidP="00796D93">
            <w:pPr>
              <w:jc w:val="center"/>
              <w:rPr>
                <w:color w:val="000000"/>
                <w:sz w:val="20"/>
                <w:szCs w:val="20"/>
              </w:rPr>
            </w:pPr>
            <w:r w:rsidRPr="008E2B71">
              <w:rPr>
                <w:color w:val="000000"/>
                <w:sz w:val="20"/>
                <w:szCs w:val="20"/>
              </w:rPr>
              <w:t>0.17</w:t>
            </w:r>
          </w:p>
          <w:p w14:paraId="5AC2A37A" w14:textId="77777777" w:rsidR="00255567" w:rsidRPr="008E2B71" w:rsidRDefault="00255567" w:rsidP="00796D93">
            <w:pPr>
              <w:jc w:val="center"/>
              <w:rPr>
                <w:sz w:val="20"/>
                <w:szCs w:val="20"/>
              </w:rPr>
            </w:pPr>
            <w:r w:rsidRPr="008E2B71">
              <w:rPr>
                <w:color w:val="000000"/>
                <w:sz w:val="20"/>
                <w:szCs w:val="20"/>
              </w:rPr>
              <w:t>(0.1-0.3)</w:t>
            </w:r>
          </w:p>
        </w:tc>
        <w:tc>
          <w:tcPr>
            <w:tcW w:w="1800" w:type="dxa"/>
            <w:vAlign w:val="center"/>
          </w:tcPr>
          <w:p w14:paraId="780676C1" w14:textId="77777777" w:rsidR="00255567" w:rsidRPr="008E2B71" w:rsidRDefault="00255567" w:rsidP="00796D93">
            <w:pPr>
              <w:jc w:val="center"/>
              <w:rPr>
                <w:color w:val="000000"/>
                <w:sz w:val="20"/>
                <w:szCs w:val="20"/>
              </w:rPr>
            </w:pPr>
            <w:r w:rsidRPr="008E2B71">
              <w:rPr>
                <w:color w:val="000000"/>
                <w:sz w:val="20"/>
                <w:szCs w:val="20"/>
              </w:rPr>
              <w:t>1.4</w:t>
            </w:r>
          </w:p>
          <w:p w14:paraId="2B06B87C" w14:textId="77777777" w:rsidR="00255567" w:rsidRPr="008E2B71" w:rsidRDefault="00255567" w:rsidP="00796D93">
            <w:pPr>
              <w:jc w:val="center"/>
              <w:rPr>
                <w:b/>
                <w:sz w:val="20"/>
                <w:szCs w:val="20"/>
              </w:rPr>
            </w:pPr>
            <w:r w:rsidRPr="008E2B71">
              <w:rPr>
                <w:color w:val="000000"/>
                <w:sz w:val="20"/>
                <w:szCs w:val="20"/>
              </w:rPr>
              <w:t>(1.0-2.2)</w:t>
            </w:r>
          </w:p>
        </w:tc>
        <w:tc>
          <w:tcPr>
            <w:tcW w:w="1232" w:type="dxa"/>
            <w:vAlign w:val="center"/>
          </w:tcPr>
          <w:p w14:paraId="3BE035F4" w14:textId="77777777" w:rsidR="00255567" w:rsidRPr="008E2B71" w:rsidRDefault="00255567" w:rsidP="00796D93">
            <w:pPr>
              <w:jc w:val="center"/>
              <w:rPr>
                <w:sz w:val="20"/>
                <w:szCs w:val="20"/>
              </w:rPr>
            </w:pPr>
            <w:r w:rsidRPr="008E2B71">
              <w:rPr>
                <w:sz w:val="20"/>
                <w:szCs w:val="20"/>
              </w:rPr>
              <w:t>0.3</w:t>
            </w:r>
          </w:p>
          <w:p w14:paraId="2382A15E" w14:textId="77777777" w:rsidR="00255567" w:rsidRPr="008E2B71" w:rsidRDefault="00255567" w:rsidP="00796D93">
            <w:pPr>
              <w:jc w:val="center"/>
              <w:rPr>
                <w:sz w:val="20"/>
                <w:szCs w:val="20"/>
              </w:rPr>
            </w:pPr>
            <w:r w:rsidRPr="008E2B71">
              <w:rPr>
                <w:sz w:val="20"/>
                <w:szCs w:val="20"/>
              </w:rPr>
              <w:t>(0.2-0.8)</w:t>
            </w:r>
          </w:p>
        </w:tc>
        <w:tc>
          <w:tcPr>
            <w:tcW w:w="1416" w:type="dxa"/>
            <w:vAlign w:val="center"/>
          </w:tcPr>
          <w:p w14:paraId="657550D0" w14:textId="77777777" w:rsidR="00255567" w:rsidRPr="008E2B71" w:rsidRDefault="00255567" w:rsidP="00796D93">
            <w:pPr>
              <w:jc w:val="center"/>
              <w:rPr>
                <w:sz w:val="20"/>
                <w:szCs w:val="20"/>
              </w:rPr>
            </w:pPr>
            <w:r w:rsidRPr="008E2B71">
              <w:rPr>
                <w:sz w:val="20"/>
                <w:szCs w:val="20"/>
              </w:rPr>
              <w:t>0.6</w:t>
            </w:r>
          </w:p>
          <w:p w14:paraId="60AA2835" w14:textId="77777777" w:rsidR="00255567" w:rsidRPr="008E2B71" w:rsidRDefault="00255567" w:rsidP="00796D93">
            <w:pPr>
              <w:jc w:val="center"/>
              <w:rPr>
                <w:sz w:val="20"/>
                <w:szCs w:val="20"/>
              </w:rPr>
            </w:pPr>
            <w:r w:rsidRPr="008E2B71">
              <w:rPr>
                <w:sz w:val="20"/>
                <w:szCs w:val="20"/>
              </w:rPr>
              <w:t>(0.3-1.2)</w:t>
            </w:r>
          </w:p>
        </w:tc>
        <w:tc>
          <w:tcPr>
            <w:tcW w:w="1416" w:type="dxa"/>
            <w:vAlign w:val="center"/>
          </w:tcPr>
          <w:p w14:paraId="7AD561A0" w14:textId="77777777" w:rsidR="00255567" w:rsidRPr="008E2B71" w:rsidRDefault="00255567" w:rsidP="00796D93">
            <w:pPr>
              <w:jc w:val="center"/>
              <w:rPr>
                <w:color w:val="000000"/>
                <w:sz w:val="20"/>
                <w:szCs w:val="20"/>
              </w:rPr>
            </w:pPr>
            <w:r w:rsidRPr="008E2B71">
              <w:rPr>
                <w:color w:val="000000"/>
                <w:sz w:val="20"/>
                <w:szCs w:val="20"/>
              </w:rPr>
              <w:t>0.2</w:t>
            </w:r>
          </w:p>
          <w:p w14:paraId="670F384D" w14:textId="77777777" w:rsidR="00255567" w:rsidRPr="008E2B71" w:rsidRDefault="00255567" w:rsidP="00796D93">
            <w:pPr>
              <w:jc w:val="center"/>
              <w:rPr>
                <w:sz w:val="20"/>
                <w:szCs w:val="20"/>
              </w:rPr>
            </w:pPr>
            <w:r w:rsidRPr="008E2B71">
              <w:rPr>
                <w:color w:val="000000"/>
                <w:sz w:val="20"/>
                <w:szCs w:val="20"/>
              </w:rPr>
              <w:t>(0.1-0.4)</w:t>
            </w:r>
          </w:p>
        </w:tc>
        <w:tc>
          <w:tcPr>
            <w:tcW w:w="1416" w:type="dxa"/>
            <w:vAlign w:val="center"/>
          </w:tcPr>
          <w:p w14:paraId="4DEFC181" w14:textId="77777777" w:rsidR="00255567" w:rsidRPr="008E2B71" w:rsidRDefault="00255567" w:rsidP="00796D93">
            <w:pPr>
              <w:jc w:val="center"/>
              <w:rPr>
                <w:color w:val="000000"/>
                <w:sz w:val="20"/>
                <w:szCs w:val="20"/>
              </w:rPr>
            </w:pPr>
            <w:r w:rsidRPr="008E2B71">
              <w:rPr>
                <w:color w:val="000000"/>
                <w:sz w:val="20"/>
                <w:szCs w:val="20"/>
              </w:rPr>
              <w:t>0.5</w:t>
            </w:r>
          </w:p>
          <w:p w14:paraId="01DF6269" w14:textId="77777777" w:rsidR="00255567" w:rsidRPr="008E2B71" w:rsidRDefault="00255567" w:rsidP="00796D93">
            <w:pPr>
              <w:jc w:val="center"/>
              <w:rPr>
                <w:sz w:val="20"/>
                <w:szCs w:val="20"/>
              </w:rPr>
            </w:pPr>
            <w:r w:rsidRPr="008E2B71">
              <w:rPr>
                <w:color w:val="000000"/>
                <w:sz w:val="20"/>
                <w:szCs w:val="20"/>
              </w:rPr>
              <w:t>(0.3-0.8)</w:t>
            </w:r>
          </w:p>
        </w:tc>
      </w:tr>
      <w:tr w:rsidR="00255567" w:rsidRPr="008E2B71" w14:paraId="63487E53" w14:textId="77777777" w:rsidTr="00033A27">
        <w:tc>
          <w:tcPr>
            <w:tcW w:w="2504" w:type="dxa"/>
            <w:vAlign w:val="center"/>
          </w:tcPr>
          <w:p w14:paraId="2DAE3614" w14:textId="77777777" w:rsidR="00255567" w:rsidRPr="008E2B71" w:rsidRDefault="00255567" w:rsidP="00796D93">
            <w:pPr>
              <w:jc w:val="right"/>
              <w:rPr>
                <w:sz w:val="20"/>
                <w:szCs w:val="20"/>
              </w:rPr>
            </w:pPr>
            <w:r w:rsidRPr="008E2B71">
              <w:rPr>
                <w:sz w:val="20"/>
                <w:szCs w:val="20"/>
              </w:rPr>
              <w:t>Sediment Load</w:t>
            </w:r>
            <w:r>
              <w:rPr>
                <w:sz w:val="20"/>
                <w:szCs w:val="20"/>
              </w:rPr>
              <w:t xml:space="preserve"> </w:t>
            </w:r>
            <w:r w:rsidRPr="008E2B71">
              <w:rPr>
                <w:sz w:val="20"/>
                <w:szCs w:val="20"/>
              </w:rPr>
              <w:t>(Mg)</w:t>
            </w:r>
          </w:p>
        </w:tc>
        <w:tc>
          <w:tcPr>
            <w:tcW w:w="1451" w:type="dxa"/>
            <w:vAlign w:val="center"/>
          </w:tcPr>
          <w:p w14:paraId="0F5D5AA3" w14:textId="2A38595A" w:rsidR="00255567" w:rsidRPr="008E2B71" w:rsidRDefault="00255567" w:rsidP="00796D93">
            <w:pPr>
              <w:jc w:val="center"/>
              <w:rPr>
                <w:color w:val="0E101A"/>
                <w:sz w:val="20"/>
                <w:szCs w:val="20"/>
              </w:rPr>
            </w:pPr>
            <w:r w:rsidRPr="008E2B71">
              <w:rPr>
                <w:color w:val="0E101A"/>
                <w:sz w:val="20"/>
                <w:szCs w:val="20"/>
              </w:rPr>
              <w:t>34.1</w:t>
            </w:r>
          </w:p>
          <w:p w14:paraId="0B6AC9A1" w14:textId="77777777" w:rsidR="00255567" w:rsidRPr="008E2B71" w:rsidRDefault="00255567" w:rsidP="00796D93">
            <w:pPr>
              <w:jc w:val="center"/>
              <w:rPr>
                <w:color w:val="0E101A"/>
                <w:sz w:val="20"/>
                <w:szCs w:val="20"/>
              </w:rPr>
            </w:pPr>
            <w:r w:rsidRPr="008E2B71">
              <w:rPr>
                <w:color w:val="0E101A"/>
                <w:sz w:val="20"/>
                <w:szCs w:val="20"/>
              </w:rPr>
              <w:t xml:space="preserve"> (16.2-63.8)</w:t>
            </w:r>
          </w:p>
        </w:tc>
        <w:tc>
          <w:tcPr>
            <w:tcW w:w="1800" w:type="dxa"/>
            <w:vAlign w:val="center"/>
          </w:tcPr>
          <w:p w14:paraId="1AC5D1A0" w14:textId="77777777" w:rsidR="00255567" w:rsidRPr="008E2B71" w:rsidRDefault="00255567" w:rsidP="00796D93">
            <w:pPr>
              <w:jc w:val="center"/>
              <w:rPr>
                <w:color w:val="000000"/>
                <w:sz w:val="20"/>
                <w:szCs w:val="20"/>
              </w:rPr>
            </w:pPr>
            <w:r w:rsidRPr="008E2B71">
              <w:rPr>
                <w:color w:val="000000"/>
                <w:sz w:val="20"/>
                <w:szCs w:val="20"/>
              </w:rPr>
              <w:t>134.8</w:t>
            </w:r>
          </w:p>
          <w:p w14:paraId="32079A14" w14:textId="77777777" w:rsidR="00255567" w:rsidRPr="008E2B71" w:rsidRDefault="00255567" w:rsidP="00796D93">
            <w:pPr>
              <w:jc w:val="center"/>
              <w:rPr>
                <w:color w:val="000000"/>
                <w:sz w:val="20"/>
                <w:szCs w:val="20"/>
              </w:rPr>
            </w:pPr>
            <w:r w:rsidRPr="008E2B71">
              <w:rPr>
                <w:color w:val="000000"/>
                <w:sz w:val="20"/>
                <w:szCs w:val="20"/>
              </w:rPr>
              <w:t>(86.0-236.4)</w:t>
            </w:r>
          </w:p>
        </w:tc>
        <w:tc>
          <w:tcPr>
            <w:tcW w:w="1232" w:type="dxa"/>
            <w:vAlign w:val="center"/>
          </w:tcPr>
          <w:p w14:paraId="68AEB885" w14:textId="77777777" w:rsidR="00255567" w:rsidRPr="008E2B71" w:rsidRDefault="00255567" w:rsidP="00796D93">
            <w:pPr>
              <w:jc w:val="center"/>
              <w:rPr>
                <w:color w:val="0E101A"/>
                <w:sz w:val="20"/>
                <w:szCs w:val="20"/>
              </w:rPr>
            </w:pPr>
            <w:r w:rsidRPr="008E2B71">
              <w:rPr>
                <w:color w:val="0E101A"/>
                <w:sz w:val="20"/>
                <w:szCs w:val="20"/>
              </w:rPr>
              <w:t>41.4</w:t>
            </w:r>
          </w:p>
          <w:p w14:paraId="11E9BC8E" w14:textId="77777777" w:rsidR="00255567" w:rsidRPr="008E2B71" w:rsidRDefault="00255567" w:rsidP="00796D93">
            <w:pPr>
              <w:jc w:val="center"/>
              <w:rPr>
                <w:color w:val="0E101A"/>
                <w:sz w:val="20"/>
                <w:szCs w:val="20"/>
              </w:rPr>
            </w:pPr>
            <w:r w:rsidRPr="008E2B71">
              <w:rPr>
                <w:color w:val="0E101A"/>
                <w:sz w:val="20"/>
                <w:szCs w:val="20"/>
              </w:rPr>
              <w:t>(19.5-83.5)</w:t>
            </w:r>
          </w:p>
        </w:tc>
        <w:tc>
          <w:tcPr>
            <w:tcW w:w="1416" w:type="dxa"/>
            <w:vAlign w:val="center"/>
          </w:tcPr>
          <w:p w14:paraId="4EF35F30" w14:textId="77777777" w:rsidR="00255567" w:rsidRPr="008E2B71" w:rsidRDefault="00255567" w:rsidP="00796D93">
            <w:pPr>
              <w:jc w:val="center"/>
              <w:rPr>
                <w:color w:val="0E101A"/>
                <w:sz w:val="20"/>
                <w:szCs w:val="20"/>
              </w:rPr>
            </w:pPr>
            <w:r w:rsidRPr="008E2B71">
              <w:rPr>
                <w:color w:val="0E101A"/>
                <w:sz w:val="20"/>
                <w:szCs w:val="20"/>
              </w:rPr>
              <w:t>51.8</w:t>
            </w:r>
          </w:p>
          <w:p w14:paraId="699798D7" w14:textId="77777777" w:rsidR="00255567" w:rsidRPr="008E2B71" w:rsidRDefault="00255567" w:rsidP="00796D93">
            <w:pPr>
              <w:jc w:val="center"/>
              <w:rPr>
                <w:color w:val="0E101A"/>
                <w:sz w:val="20"/>
                <w:szCs w:val="20"/>
              </w:rPr>
            </w:pPr>
            <w:r w:rsidRPr="008E2B71">
              <w:rPr>
                <w:color w:val="0E101A"/>
                <w:sz w:val="20"/>
                <w:szCs w:val="20"/>
              </w:rPr>
              <w:t>(24.6-98.2)</w:t>
            </w:r>
          </w:p>
        </w:tc>
        <w:tc>
          <w:tcPr>
            <w:tcW w:w="1416" w:type="dxa"/>
            <w:vAlign w:val="center"/>
          </w:tcPr>
          <w:p w14:paraId="77CF593A" w14:textId="77777777" w:rsidR="00255567" w:rsidRPr="008E2B71" w:rsidRDefault="00255567" w:rsidP="00796D93">
            <w:pPr>
              <w:jc w:val="center"/>
              <w:rPr>
                <w:color w:val="0E101A"/>
                <w:sz w:val="20"/>
                <w:szCs w:val="20"/>
              </w:rPr>
            </w:pPr>
            <w:r w:rsidRPr="008E2B71">
              <w:rPr>
                <w:color w:val="0E101A"/>
                <w:sz w:val="20"/>
                <w:szCs w:val="20"/>
              </w:rPr>
              <w:t>30.3</w:t>
            </w:r>
          </w:p>
          <w:p w14:paraId="689F0034" w14:textId="77777777" w:rsidR="00255567" w:rsidRPr="008E2B71" w:rsidRDefault="00255567" w:rsidP="00796D93">
            <w:pPr>
              <w:jc w:val="center"/>
              <w:rPr>
                <w:color w:val="0E101A"/>
                <w:sz w:val="20"/>
                <w:szCs w:val="20"/>
              </w:rPr>
            </w:pPr>
            <w:r w:rsidRPr="008E2B71">
              <w:rPr>
                <w:color w:val="0E101A"/>
                <w:sz w:val="20"/>
                <w:szCs w:val="20"/>
              </w:rPr>
              <w:t>(13.3-58.1)</w:t>
            </w:r>
          </w:p>
        </w:tc>
        <w:tc>
          <w:tcPr>
            <w:tcW w:w="1416" w:type="dxa"/>
            <w:vAlign w:val="center"/>
          </w:tcPr>
          <w:p w14:paraId="36D7A7BA" w14:textId="77777777" w:rsidR="00255567" w:rsidRPr="008E2B71" w:rsidRDefault="00255567" w:rsidP="00796D93">
            <w:pPr>
              <w:jc w:val="center"/>
              <w:rPr>
                <w:color w:val="0E101A"/>
                <w:sz w:val="20"/>
                <w:szCs w:val="20"/>
              </w:rPr>
            </w:pPr>
            <w:r w:rsidRPr="008E2B71">
              <w:rPr>
                <w:color w:val="0E101A"/>
                <w:sz w:val="20"/>
                <w:szCs w:val="20"/>
              </w:rPr>
              <w:t>28.8</w:t>
            </w:r>
          </w:p>
          <w:p w14:paraId="0A4A6670" w14:textId="77777777" w:rsidR="00255567" w:rsidRPr="008E2B71" w:rsidRDefault="00255567" w:rsidP="00796D93">
            <w:pPr>
              <w:jc w:val="center"/>
              <w:rPr>
                <w:color w:val="0E101A"/>
                <w:sz w:val="20"/>
                <w:szCs w:val="20"/>
              </w:rPr>
            </w:pPr>
            <w:r w:rsidRPr="008E2B71">
              <w:rPr>
                <w:color w:val="0E101A"/>
                <w:sz w:val="20"/>
                <w:szCs w:val="20"/>
              </w:rPr>
              <w:t>(14.3-57.7)</w:t>
            </w:r>
          </w:p>
        </w:tc>
      </w:tr>
      <w:tr w:rsidR="00255567" w:rsidRPr="008E2B71" w14:paraId="6EF5F280" w14:textId="77777777" w:rsidTr="00033A27">
        <w:tc>
          <w:tcPr>
            <w:tcW w:w="2504" w:type="dxa"/>
            <w:vAlign w:val="center"/>
          </w:tcPr>
          <w:p w14:paraId="6F23135C" w14:textId="77777777" w:rsidR="00255567" w:rsidRPr="008E2B71" w:rsidRDefault="00255567" w:rsidP="00796D93">
            <w:pPr>
              <w:jc w:val="right"/>
              <w:rPr>
                <w:sz w:val="20"/>
                <w:szCs w:val="20"/>
              </w:rPr>
            </w:pPr>
            <w:r w:rsidRPr="008E2B71">
              <w:rPr>
                <w:color w:val="0E101A"/>
                <w:sz w:val="20"/>
                <w:szCs w:val="20"/>
              </w:rPr>
              <w:t>CO</w:t>
            </w:r>
            <w:r w:rsidRPr="008E2B71">
              <w:rPr>
                <w:color w:val="0E101A"/>
                <w:sz w:val="20"/>
                <w:szCs w:val="20"/>
                <w:vertAlign w:val="subscript"/>
              </w:rPr>
              <w:t xml:space="preserve">2 </w:t>
            </w:r>
            <w:r w:rsidRPr="008E2B71">
              <w:rPr>
                <w:color w:val="0E101A"/>
                <w:sz w:val="20"/>
                <w:szCs w:val="20"/>
              </w:rPr>
              <w:t>Emissions</w:t>
            </w:r>
            <w:r>
              <w:rPr>
                <w:color w:val="0E101A"/>
                <w:sz w:val="20"/>
                <w:szCs w:val="20"/>
              </w:rPr>
              <w:t xml:space="preserve"> </w:t>
            </w:r>
            <w:r w:rsidRPr="008E2B71">
              <w:rPr>
                <w:color w:val="0E101A"/>
                <w:sz w:val="20"/>
                <w:szCs w:val="20"/>
              </w:rPr>
              <w:t>(Mg CO</w:t>
            </w:r>
            <w:r w:rsidRPr="008E2B71">
              <w:rPr>
                <w:color w:val="0E101A"/>
                <w:sz w:val="20"/>
                <w:szCs w:val="20"/>
                <w:vertAlign w:val="subscript"/>
              </w:rPr>
              <w:t>2</w:t>
            </w:r>
            <w:r w:rsidRPr="008E2B71">
              <w:rPr>
                <w:color w:val="0E101A"/>
                <w:sz w:val="20"/>
                <w:szCs w:val="20"/>
              </w:rPr>
              <w:t>)</w:t>
            </w:r>
          </w:p>
        </w:tc>
        <w:tc>
          <w:tcPr>
            <w:tcW w:w="1451" w:type="dxa"/>
            <w:vAlign w:val="center"/>
          </w:tcPr>
          <w:p w14:paraId="2FAAAF20" w14:textId="03B15536" w:rsidR="00255567" w:rsidRPr="008E2B71" w:rsidRDefault="00255567" w:rsidP="00796D93">
            <w:pPr>
              <w:jc w:val="center"/>
              <w:rPr>
                <w:color w:val="0E101A"/>
                <w:sz w:val="20"/>
                <w:szCs w:val="20"/>
              </w:rPr>
            </w:pPr>
            <w:r w:rsidRPr="008E2B71">
              <w:rPr>
                <w:color w:val="0E101A"/>
                <w:sz w:val="20"/>
                <w:szCs w:val="20"/>
              </w:rPr>
              <w:t>15.2</w:t>
            </w:r>
          </w:p>
          <w:p w14:paraId="420D3E75" w14:textId="77777777" w:rsidR="00255567" w:rsidRPr="008E2B71" w:rsidRDefault="00255567" w:rsidP="00796D93">
            <w:pPr>
              <w:jc w:val="center"/>
              <w:rPr>
                <w:color w:val="0E101A"/>
                <w:sz w:val="20"/>
                <w:szCs w:val="20"/>
              </w:rPr>
            </w:pPr>
            <w:r w:rsidRPr="008E2B71">
              <w:rPr>
                <w:color w:val="0E101A"/>
                <w:sz w:val="20"/>
                <w:szCs w:val="20"/>
              </w:rPr>
              <w:t xml:space="preserve"> (8.5-24.7)</w:t>
            </w:r>
          </w:p>
        </w:tc>
        <w:tc>
          <w:tcPr>
            <w:tcW w:w="1800" w:type="dxa"/>
            <w:vAlign w:val="center"/>
          </w:tcPr>
          <w:p w14:paraId="1121F48F" w14:textId="77777777" w:rsidR="00255567" w:rsidRPr="008E2B71" w:rsidRDefault="00255567" w:rsidP="00796D93">
            <w:pPr>
              <w:jc w:val="center"/>
              <w:rPr>
                <w:color w:val="0E101A"/>
                <w:sz w:val="20"/>
                <w:szCs w:val="20"/>
              </w:rPr>
            </w:pPr>
            <w:r w:rsidRPr="008E2B71">
              <w:rPr>
                <w:color w:val="0E101A"/>
                <w:sz w:val="20"/>
                <w:szCs w:val="20"/>
              </w:rPr>
              <w:t>6.8</w:t>
            </w:r>
          </w:p>
          <w:p w14:paraId="5EAFD48F" w14:textId="77777777" w:rsidR="00255567" w:rsidRPr="008E2B71" w:rsidRDefault="00255567" w:rsidP="00796D93">
            <w:pPr>
              <w:jc w:val="center"/>
              <w:rPr>
                <w:color w:val="0E101A"/>
                <w:sz w:val="20"/>
                <w:szCs w:val="20"/>
              </w:rPr>
            </w:pPr>
            <w:r w:rsidRPr="008E2B71">
              <w:rPr>
                <w:color w:val="0E101A"/>
                <w:sz w:val="20"/>
                <w:szCs w:val="20"/>
              </w:rPr>
              <w:t>(4.6-10.4)</w:t>
            </w:r>
          </w:p>
        </w:tc>
        <w:tc>
          <w:tcPr>
            <w:tcW w:w="1232" w:type="dxa"/>
            <w:vAlign w:val="center"/>
          </w:tcPr>
          <w:p w14:paraId="1A7A5E26" w14:textId="77777777" w:rsidR="00255567" w:rsidRPr="008E2B71" w:rsidRDefault="00255567" w:rsidP="00796D93">
            <w:pPr>
              <w:jc w:val="center"/>
              <w:rPr>
                <w:color w:val="0E101A"/>
                <w:sz w:val="20"/>
                <w:szCs w:val="20"/>
              </w:rPr>
            </w:pPr>
            <w:r w:rsidRPr="008E2B71">
              <w:rPr>
                <w:color w:val="0E101A"/>
                <w:sz w:val="20"/>
                <w:szCs w:val="20"/>
              </w:rPr>
              <w:t>0.9</w:t>
            </w:r>
          </w:p>
          <w:p w14:paraId="637A965E" w14:textId="77777777" w:rsidR="00255567" w:rsidRPr="008E2B71" w:rsidRDefault="00255567" w:rsidP="00796D93">
            <w:pPr>
              <w:jc w:val="center"/>
              <w:rPr>
                <w:color w:val="0E101A"/>
                <w:sz w:val="20"/>
                <w:szCs w:val="20"/>
              </w:rPr>
            </w:pPr>
            <w:r w:rsidRPr="008E2B71">
              <w:rPr>
                <w:color w:val="0E101A"/>
                <w:sz w:val="20"/>
                <w:szCs w:val="20"/>
              </w:rPr>
              <w:t>(0.8-1.0)</w:t>
            </w:r>
          </w:p>
        </w:tc>
        <w:tc>
          <w:tcPr>
            <w:tcW w:w="1416" w:type="dxa"/>
            <w:vAlign w:val="center"/>
          </w:tcPr>
          <w:p w14:paraId="70E787AF" w14:textId="77777777" w:rsidR="00255567" w:rsidRPr="008E2B71" w:rsidRDefault="00255567" w:rsidP="00796D93">
            <w:pPr>
              <w:jc w:val="center"/>
              <w:rPr>
                <w:color w:val="0E101A"/>
                <w:sz w:val="20"/>
                <w:szCs w:val="20"/>
              </w:rPr>
            </w:pPr>
            <w:r w:rsidRPr="008E2B71">
              <w:rPr>
                <w:color w:val="0E101A"/>
                <w:sz w:val="20"/>
                <w:szCs w:val="20"/>
              </w:rPr>
              <w:t>0.9</w:t>
            </w:r>
          </w:p>
          <w:p w14:paraId="7D4D4838" w14:textId="77777777" w:rsidR="00255567" w:rsidRPr="008E2B71" w:rsidRDefault="00255567" w:rsidP="00796D93">
            <w:pPr>
              <w:jc w:val="center"/>
              <w:rPr>
                <w:color w:val="0E101A"/>
                <w:sz w:val="20"/>
                <w:szCs w:val="20"/>
              </w:rPr>
            </w:pPr>
            <w:r w:rsidRPr="008E2B71">
              <w:rPr>
                <w:color w:val="0E101A"/>
                <w:sz w:val="20"/>
                <w:szCs w:val="20"/>
              </w:rPr>
              <w:t>(0.8-1.0)</w:t>
            </w:r>
          </w:p>
        </w:tc>
        <w:tc>
          <w:tcPr>
            <w:tcW w:w="1416" w:type="dxa"/>
            <w:vAlign w:val="center"/>
          </w:tcPr>
          <w:p w14:paraId="18D89218" w14:textId="77777777" w:rsidR="00255567" w:rsidRPr="008E2B71" w:rsidRDefault="00255567" w:rsidP="00796D93">
            <w:pPr>
              <w:jc w:val="center"/>
              <w:rPr>
                <w:color w:val="0E101A"/>
                <w:sz w:val="20"/>
                <w:szCs w:val="20"/>
              </w:rPr>
            </w:pPr>
            <w:r w:rsidRPr="008E2B71">
              <w:rPr>
                <w:color w:val="0E101A"/>
                <w:sz w:val="20"/>
                <w:szCs w:val="20"/>
              </w:rPr>
              <w:t>7.0</w:t>
            </w:r>
          </w:p>
          <w:p w14:paraId="47695F09" w14:textId="77777777" w:rsidR="00255567" w:rsidRPr="008E2B71" w:rsidRDefault="00255567" w:rsidP="00796D93">
            <w:pPr>
              <w:jc w:val="center"/>
              <w:rPr>
                <w:color w:val="0E101A"/>
                <w:sz w:val="20"/>
                <w:szCs w:val="20"/>
              </w:rPr>
            </w:pPr>
            <w:r w:rsidRPr="008E2B71">
              <w:rPr>
                <w:color w:val="0E101A"/>
                <w:sz w:val="20"/>
                <w:szCs w:val="20"/>
              </w:rPr>
              <w:t>(4.4-11.3)</w:t>
            </w:r>
          </w:p>
        </w:tc>
        <w:tc>
          <w:tcPr>
            <w:tcW w:w="1416" w:type="dxa"/>
            <w:vAlign w:val="center"/>
          </w:tcPr>
          <w:p w14:paraId="306FBE94" w14:textId="77777777" w:rsidR="00255567" w:rsidRPr="008E2B71" w:rsidRDefault="00255567" w:rsidP="00796D93">
            <w:pPr>
              <w:jc w:val="center"/>
              <w:rPr>
                <w:color w:val="0E101A"/>
                <w:sz w:val="20"/>
                <w:szCs w:val="20"/>
              </w:rPr>
            </w:pPr>
            <w:r w:rsidRPr="008E2B71">
              <w:rPr>
                <w:color w:val="0E101A"/>
                <w:sz w:val="20"/>
                <w:szCs w:val="20"/>
              </w:rPr>
              <w:t>44.7</w:t>
            </w:r>
          </w:p>
          <w:p w14:paraId="49EEF33B" w14:textId="77777777" w:rsidR="00255567" w:rsidRPr="008E2B71" w:rsidRDefault="00255567" w:rsidP="00796D93">
            <w:pPr>
              <w:jc w:val="center"/>
              <w:rPr>
                <w:color w:val="0E101A"/>
                <w:sz w:val="20"/>
                <w:szCs w:val="20"/>
              </w:rPr>
            </w:pPr>
            <w:r w:rsidRPr="008E2B71">
              <w:rPr>
                <w:color w:val="0E101A"/>
                <w:sz w:val="20"/>
                <w:szCs w:val="20"/>
              </w:rPr>
              <w:t>(22.9-77.5)</w:t>
            </w:r>
          </w:p>
        </w:tc>
      </w:tr>
      <w:tr w:rsidR="00255567" w:rsidRPr="008E2B71" w14:paraId="3232902B" w14:textId="77777777" w:rsidTr="00033A27">
        <w:tc>
          <w:tcPr>
            <w:tcW w:w="2504" w:type="dxa"/>
            <w:vAlign w:val="center"/>
          </w:tcPr>
          <w:p w14:paraId="6C65110F" w14:textId="77777777" w:rsidR="00255567" w:rsidRPr="008E2B71" w:rsidRDefault="00255567" w:rsidP="00796D93">
            <w:pPr>
              <w:jc w:val="right"/>
              <w:rPr>
                <w:sz w:val="20"/>
                <w:szCs w:val="20"/>
              </w:rPr>
            </w:pPr>
            <w:r w:rsidRPr="008E2B71">
              <w:rPr>
                <w:color w:val="0E101A"/>
                <w:sz w:val="20"/>
                <w:szCs w:val="20"/>
              </w:rPr>
              <w:t>N</w:t>
            </w:r>
            <w:r w:rsidRPr="008E2B71">
              <w:rPr>
                <w:color w:val="0E101A"/>
                <w:sz w:val="20"/>
                <w:szCs w:val="20"/>
                <w:vertAlign w:val="subscript"/>
              </w:rPr>
              <w:t>2</w:t>
            </w:r>
            <w:r w:rsidRPr="008E2B71">
              <w:rPr>
                <w:color w:val="0E101A"/>
                <w:sz w:val="20"/>
                <w:szCs w:val="20"/>
              </w:rPr>
              <w:t>O Emissions</w:t>
            </w:r>
            <w:r>
              <w:rPr>
                <w:color w:val="0E101A"/>
                <w:sz w:val="20"/>
                <w:szCs w:val="20"/>
              </w:rPr>
              <w:t xml:space="preserve"> </w:t>
            </w:r>
            <w:r w:rsidRPr="008E2B71">
              <w:rPr>
                <w:color w:val="0E101A"/>
                <w:sz w:val="20"/>
                <w:szCs w:val="20"/>
              </w:rPr>
              <w:t>(Mg CO</w:t>
            </w:r>
            <w:r w:rsidRPr="008E2B71">
              <w:rPr>
                <w:color w:val="0E101A"/>
                <w:sz w:val="20"/>
                <w:szCs w:val="20"/>
                <w:vertAlign w:val="subscript"/>
              </w:rPr>
              <w:t>2</w:t>
            </w:r>
            <w:r w:rsidRPr="008E2B71">
              <w:rPr>
                <w:color w:val="0E101A"/>
                <w:sz w:val="20"/>
                <w:szCs w:val="20"/>
              </w:rPr>
              <w:t xml:space="preserve"> </w:t>
            </w:r>
            <w:r w:rsidRPr="008E2B71">
              <w:rPr>
                <w:i/>
                <w:color w:val="0E101A"/>
                <w:sz w:val="20"/>
                <w:szCs w:val="20"/>
                <w:vertAlign w:val="subscript"/>
              </w:rPr>
              <w:t>e</w:t>
            </w:r>
            <w:r w:rsidRPr="008E2B71">
              <w:rPr>
                <w:color w:val="0E101A"/>
                <w:sz w:val="20"/>
                <w:szCs w:val="20"/>
              </w:rPr>
              <w:t>)</w:t>
            </w:r>
          </w:p>
        </w:tc>
        <w:tc>
          <w:tcPr>
            <w:tcW w:w="1451" w:type="dxa"/>
            <w:vAlign w:val="center"/>
          </w:tcPr>
          <w:p w14:paraId="7C4C5053" w14:textId="467A7258" w:rsidR="00255567" w:rsidRPr="008E2B71" w:rsidRDefault="00255567" w:rsidP="00796D93">
            <w:pPr>
              <w:jc w:val="center"/>
              <w:rPr>
                <w:color w:val="0E101A"/>
                <w:sz w:val="20"/>
                <w:szCs w:val="20"/>
              </w:rPr>
            </w:pPr>
            <w:r w:rsidRPr="008E2B71">
              <w:rPr>
                <w:color w:val="0E101A"/>
                <w:sz w:val="20"/>
                <w:szCs w:val="20"/>
              </w:rPr>
              <w:t>2.4</w:t>
            </w:r>
          </w:p>
          <w:p w14:paraId="16B2854E" w14:textId="77777777" w:rsidR="00255567" w:rsidRPr="008E2B71" w:rsidRDefault="00255567" w:rsidP="00796D93">
            <w:pPr>
              <w:jc w:val="center"/>
              <w:rPr>
                <w:color w:val="0E101A"/>
                <w:sz w:val="20"/>
                <w:szCs w:val="20"/>
              </w:rPr>
            </w:pPr>
            <w:r w:rsidRPr="008E2B71">
              <w:rPr>
                <w:color w:val="0E101A"/>
                <w:sz w:val="20"/>
                <w:szCs w:val="20"/>
              </w:rPr>
              <w:t xml:space="preserve"> (1.3-3.9)</w:t>
            </w:r>
          </w:p>
        </w:tc>
        <w:tc>
          <w:tcPr>
            <w:tcW w:w="1800" w:type="dxa"/>
            <w:shd w:val="clear" w:color="auto" w:fill="auto"/>
            <w:vAlign w:val="center"/>
          </w:tcPr>
          <w:p w14:paraId="48AA8362" w14:textId="77777777" w:rsidR="009C6376" w:rsidRDefault="00255567" w:rsidP="009C6376">
            <w:pPr>
              <w:jc w:val="center"/>
              <w:rPr>
                <w:sz w:val="20"/>
                <w:szCs w:val="20"/>
              </w:rPr>
            </w:pPr>
            <w:r w:rsidRPr="008E2B71">
              <w:rPr>
                <w:sz w:val="20"/>
                <w:szCs w:val="20"/>
              </w:rPr>
              <w:t>2.</w:t>
            </w:r>
            <w:r w:rsidR="009C6376">
              <w:rPr>
                <w:sz w:val="20"/>
                <w:szCs w:val="20"/>
              </w:rPr>
              <w:t>0</w:t>
            </w:r>
            <w:r w:rsidR="009C6376" w:rsidRPr="008E2B71">
              <w:rPr>
                <w:sz w:val="20"/>
                <w:szCs w:val="20"/>
              </w:rPr>
              <w:t xml:space="preserve"> </w:t>
            </w:r>
          </w:p>
          <w:p w14:paraId="69CDAFFA" w14:textId="32275BEE" w:rsidR="00255567" w:rsidRPr="008E2B71" w:rsidRDefault="00255567" w:rsidP="009C6376">
            <w:pPr>
              <w:jc w:val="center"/>
              <w:rPr>
                <w:sz w:val="20"/>
                <w:szCs w:val="20"/>
              </w:rPr>
            </w:pPr>
            <w:r w:rsidRPr="008E2B71">
              <w:rPr>
                <w:sz w:val="20"/>
                <w:szCs w:val="20"/>
              </w:rPr>
              <w:t>(1.3-3.</w:t>
            </w:r>
            <w:r w:rsidR="005B29F0">
              <w:rPr>
                <w:sz w:val="20"/>
                <w:szCs w:val="20"/>
              </w:rPr>
              <w:t>0</w:t>
            </w:r>
            <w:r w:rsidRPr="008E2B71">
              <w:rPr>
                <w:sz w:val="20"/>
                <w:szCs w:val="20"/>
              </w:rPr>
              <w:t>)</w:t>
            </w:r>
          </w:p>
        </w:tc>
        <w:tc>
          <w:tcPr>
            <w:tcW w:w="1232" w:type="dxa"/>
            <w:vAlign w:val="center"/>
          </w:tcPr>
          <w:p w14:paraId="12E4ECA7" w14:textId="77777777" w:rsidR="00255567" w:rsidRPr="008E2B71" w:rsidRDefault="00255567" w:rsidP="00796D93">
            <w:pPr>
              <w:jc w:val="center"/>
              <w:rPr>
                <w:color w:val="0E101A"/>
                <w:sz w:val="20"/>
                <w:szCs w:val="20"/>
              </w:rPr>
            </w:pPr>
            <w:r w:rsidRPr="008E2B71">
              <w:rPr>
                <w:color w:val="0E101A"/>
                <w:sz w:val="20"/>
                <w:szCs w:val="20"/>
              </w:rPr>
              <w:t>0.3</w:t>
            </w:r>
          </w:p>
          <w:p w14:paraId="73578C8B" w14:textId="77777777" w:rsidR="00255567" w:rsidRPr="008E2B71" w:rsidRDefault="00255567" w:rsidP="00796D93">
            <w:pPr>
              <w:jc w:val="center"/>
              <w:rPr>
                <w:color w:val="0E101A"/>
                <w:sz w:val="20"/>
                <w:szCs w:val="20"/>
              </w:rPr>
            </w:pPr>
            <w:r w:rsidRPr="008E2B71">
              <w:rPr>
                <w:color w:val="0E101A"/>
                <w:sz w:val="20"/>
                <w:szCs w:val="20"/>
              </w:rPr>
              <w:t>(0.2-0.3)</w:t>
            </w:r>
          </w:p>
        </w:tc>
        <w:tc>
          <w:tcPr>
            <w:tcW w:w="1416" w:type="dxa"/>
            <w:vAlign w:val="center"/>
          </w:tcPr>
          <w:p w14:paraId="00B7B473" w14:textId="77777777" w:rsidR="00255567" w:rsidRPr="008E2B71" w:rsidRDefault="00255567" w:rsidP="00796D93">
            <w:pPr>
              <w:jc w:val="center"/>
              <w:rPr>
                <w:color w:val="0E101A"/>
                <w:sz w:val="20"/>
                <w:szCs w:val="20"/>
              </w:rPr>
            </w:pPr>
            <w:r w:rsidRPr="008E2B71">
              <w:rPr>
                <w:color w:val="0E101A"/>
                <w:sz w:val="20"/>
                <w:szCs w:val="20"/>
              </w:rPr>
              <w:t>0.3</w:t>
            </w:r>
          </w:p>
          <w:p w14:paraId="22924E4F" w14:textId="77777777" w:rsidR="00255567" w:rsidRPr="008E2B71" w:rsidRDefault="00255567" w:rsidP="00796D93">
            <w:pPr>
              <w:jc w:val="center"/>
              <w:rPr>
                <w:color w:val="0E101A"/>
                <w:sz w:val="20"/>
                <w:szCs w:val="20"/>
              </w:rPr>
            </w:pPr>
            <w:r w:rsidRPr="008E2B71">
              <w:rPr>
                <w:color w:val="0E101A"/>
                <w:sz w:val="20"/>
                <w:szCs w:val="20"/>
              </w:rPr>
              <w:t>(0.2-0.3)</w:t>
            </w:r>
          </w:p>
        </w:tc>
        <w:tc>
          <w:tcPr>
            <w:tcW w:w="1416" w:type="dxa"/>
            <w:vAlign w:val="center"/>
          </w:tcPr>
          <w:p w14:paraId="61D2FED2" w14:textId="77777777" w:rsidR="00255567" w:rsidRPr="008E2B71" w:rsidRDefault="00255567" w:rsidP="00796D93">
            <w:pPr>
              <w:jc w:val="center"/>
              <w:rPr>
                <w:color w:val="0E101A"/>
                <w:sz w:val="20"/>
                <w:szCs w:val="20"/>
              </w:rPr>
            </w:pPr>
            <w:r w:rsidRPr="008E2B71">
              <w:rPr>
                <w:color w:val="0E101A"/>
                <w:sz w:val="20"/>
                <w:szCs w:val="20"/>
              </w:rPr>
              <w:t>2.0</w:t>
            </w:r>
          </w:p>
          <w:p w14:paraId="7686A6A0" w14:textId="77777777" w:rsidR="00255567" w:rsidRPr="008E2B71" w:rsidRDefault="00255567" w:rsidP="00796D93">
            <w:pPr>
              <w:jc w:val="center"/>
              <w:rPr>
                <w:color w:val="0E101A"/>
                <w:sz w:val="20"/>
                <w:szCs w:val="20"/>
              </w:rPr>
            </w:pPr>
            <w:r w:rsidRPr="008E2B71">
              <w:rPr>
                <w:color w:val="0E101A"/>
                <w:sz w:val="20"/>
                <w:szCs w:val="20"/>
              </w:rPr>
              <w:t>(1.2-3.2)</w:t>
            </w:r>
          </w:p>
        </w:tc>
        <w:tc>
          <w:tcPr>
            <w:tcW w:w="1416" w:type="dxa"/>
            <w:vAlign w:val="center"/>
          </w:tcPr>
          <w:p w14:paraId="26B332AD" w14:textId="77777777" w:rsidR="00255567" w:rsidRPr="008E2B71" w:rsidRDefault="00255567" w:rsidP="00796D93">
            <w:pPr>
              <w:jc w:val="center"/>
              <w:rPr>
                <w:color w:val="0E101A"/>
                <w:sz w:val="20"/>
                <w:szCs w:val="20"/>
              </w:rPr>
            </w:pPr>
            <w:r w:rsidRPr="008E2B71">
              <w:rPr>
                <w:color w:val="0E101A"/>
                <w:sz w:val="20"/>
                <w:szCs w:val="20"/>
              </w:rPr>
              <w:t>12.8</w:t>
            </w:r>
          </w:p>
          <w:p w14:paraId="43ABD5B6" w14:textId="77777777" w:rsidR="00255567" w:rsidRPr="008E2B71" w:rsidRDefault="00255567" w:rsidP="00796D93">
            <w:pPr>
              <w:jc w:val="center"/>
              <w:rPr>
                <w:color w:val="0E101A"/>
                <w:sz w:val="20"/>
                <w:szCs w:val="20"/>
              </w:rPr>
            </w:pPr>
            <w:r w:rsidRPr="008E2B71">
              <w:rPr>
                <w:color w:val="0E101A"/>
                <w:sz w:val="20"/>
                <w:szCs w:val="20"/>
              </w:rPr>
              <w:t>(6.6-22.1)</w:t>
            </w:r>
          </w:p>
        </w:tc>
      </w:tr>
      <w:tr w:rsidR="00255567" w:rsidRPr="008E2B71" w14:paraId="7514A6D5" w14:textId="77777777" w:rsidTr="00033A27">
        <w:tc>
          <w:tcPr>
            <w:tcW w:w="2504" w:type="dxa"/>
            <w:vAlign w:val="center"/>
          </w:tcPr>
          <w:p w14:paraId="58D18E6C" w14:textId="77777777" w:rsidR="00255567" w:rsidRPr="0028470A" w:rsidRDefault="00255567" w:rsidP="00796D93">
            <w:pPr>
              <w:jc w:val="right"/>
              <w:rPr>
                <w:sz w:val="20"/>
                <w:szCs w:val="20"/>
                <w:vertAlign w:val="superscript"/>
              </w:rPr>
            </w:pPr>
            <w:r w:rsidRPr="008E2B71">
              <w:rPr>
                <w:sz w:val="20"/>
                <w:szCs w:val="20"/>
              </w:rPr>
              <w:t>Core Habitat Patch</w:t>
            </w:r>
            <w:r>
              <w:rPr>
                <w:sz w:val="20"/>
                <w:szCs w:val="20"/>
                <w:vertAlign w:val="superscript"/>
              </w:rPr>
              <w:t>5</w:t>
            </w:r>
          </w:p>
        </w:tc>
        <w:tc>
          <w:tcPr>
            <w:tcW w:w="1451" w:type="dxa"/>
            <w:vAlign w:val="center"/>
          </w:tcPr>
          <w:p w14:paraId="7A51A60A" w14:textId="1D35E780" w:rsidR="00255567" w:rsidRPr="008E2B71" w:rsidRDefault="00255567" w:rsidP="00796D93">
            <w:pPr>
              <w:jc w:val="center"/>
              <w:rPr>
                <w:color w:val="0E101A"/>
                <w:sz w:val="20"/>
                <w:szCs w:val="20"/>
              </w:rPr>
            </w:pPr>
            <w:r w:rsidRPr="008E2B71">
              <w:rPr>
                <w:color w:val="0E101A"/>
                <w:sz w:val="20"/>
                <w:szCs w:val="20"/>
              </w:rPr>
              <w:t>o</w:t>
            </w:r>
          </w:p>
        </w:tc>
        <w:tc>
          <w:tcPr>
            <w:tcW w:w="1800" w:type="dxa"/>
            <w:vAlign w:val="center"/>
          </w:tcPr>
          <w:p w14:paraId="295BC18C" w14:textId="77777777" w:rsidR="00255567" w:rsidRPr="008E2B71" w:rsidRDefault="00255567" w:rsidP="00796D93">
            <w:pPr>
              <w:jc w:val="center"/>
              <w:rPr>
                <w:color w:val="0E101A"/>
                <w:sz w:val="20"/>
                <w:szCs w:val="20"/>
              </w:rPr>
            </w:pPr>
            <w:r w:rsidRPr="008E2B71">
              <w:rPr>
                <w:color w:val="0E101A"/>
                <w:sz w:val="20"/>
                <w:szCs w:val="20"/>
              </w:rPr>
              <w:t>o</w:t>
            </w:r>
          </w:p>
        </w:tc>
        <w:tc>
          <w:tcPr>
            <w:tcW w:w="1232" w:type="dxa"/>
            <w:vAlign w:val="center"/>
          </w:tcPr>
          <w:p w14:paraId="401CF1B3" w14:textId="77777777" w:rsidR="00255567" w:rsidRPr="008E2B71" w:rsidRDefault="00255567" w:rsidP="00796D93">
            <w:pPr>
              <w:jc w:val="center"/>
              <w:rPr>
                <w:color w:val="0E101A"/>
                <w:sz w:val="20"/>
                <w:szCs w:val="20"/>
              </w:rPr>
            </w:pPr>
            <w:r w:rsidRPr="008E2B71">
              <w:rPr>
                <w:color w:val="0E101A"/>
                <w:sz w:val="20"/>
                <w:szCs w:val="20"/>
              </w:rPr>
              <w:t>o</w:t>
            </w:r>
          </w:p>
        </w:tc>
        <w:tc>
          <w:tcPr>
            <w:tcW w:w="1416" w:type="dxa"/>
            <w:vAlign w:val="center"/>
          </w:tcPr>
          <w:p w14:paraId="317131B3" w14:textId="77777777" w:rsidR="00255567" w:rsidRPr="008E2B71" w:rsidRDefault="00255567" w:rsidP="00796D93">
            <w:pPr>
              <w:jc w:val="center"/>
              <w:rPr>
                <w:color w:val="0E101A"/>
                <w:sz w:val="20"/>
                <w:szCs w:val="20"/>
              </w:rPr>
            </w:pPr>
            <w:r w:rsidRPr="008E2B71">
              <w:rPr>
                <w:color w:val="0E101A"/>
                <w:sz w:val="20"/>
                <w:szCs w:val="20"/>
              </w:rPr>
              <w:t>o</w:t>
            </w:r>
          </w:p>
        </w:tc>
        <w:tc>
          <w:tcPr>
            <w:tcW w:w="1416" w:type="dxa"/>
            <w:vAlign w:val="center"/>
          </w:tcPr>
          <w:p w14:paraId="5E8C796A" w14:textId="77777777" w:rsidR="00255567" w:rsidRPr="008E2B71" w:rsidRDefault="00255567" w:rsidP="00796D93">
            <w:pPr>
              <w:jc w:val="center"/>
              <w:rPr>
                <w:color w:val="0E101A"/>
                <w:sz w:val="20"/>
                <w:szCs w:val="20"/>
              </w:rPr>
            </w:pPr>
            <w:r w:rsidRPr="008E2B71">
              <w:rPr>
                <w:color w:val="0E101A"/>
                <w:sz w:val="20"/>
                <w:szCs w:val="20"/>
              </w:rPr>
              <w:t>o</w:t>
            </w:r>
          </w:p>
        </w:tc>
        <w:tc>
          <w:tcPr>
            <w:tcW w:w="1416" w:type="dxa"/>
            <w:vAlign w:val="center"/>
          </w:tcPr>
          <w:p w14:paraId="4E1ACC18" w14:textId="77777777" w:rsidR="00255567" w:rsidRPr="008E2B71" w:rsidRDefault="00255567" w:rsidP="00796D93">
            <w:pPr>
              <w:jc w:val="center"/>
              <w:rPr>
                <w:color w:val="0E101A"/>
                <w:sz w:val="20"/>
                <w:szCs w:val="20"/>
              </w:rPr>
            </w:pPr>
            <w:r w:rsidRPr="008E2B71">
              <w:rPr>
                <w:color w:val="0E101A"/>
                <w:sz w:val="20"/>
                <w:szCs w:val="20"/>
              </w:rPr>
              <w:t>+</w:t>
            </w:r>
          </w:p>
        </w:tc>
      </w:tr>
      <w:tr w:rsidR="00255567" w:rsidRPr="008E2B71" w14:paraId="14B46B2B" w14:textId="77777777" w:rsidTr="00033A27">
        <w:tc>
          <w:tcPr>
            <w:tcW w:w="2504" w:type="dxa"/>
            <w:vAlign w:val="center"/>
          </w:tcPr>
          <w:p w14:paraId="34512BB8" w14:textId="77777777" w:rsidR="00255567" w:rsidRPr="0028470A" w:rsidRDefault="00255567" w:rsidP="00796D93">
            <w:pPr>
              <w:jc w:val="right"/>
              <w:rPr>
                <w:color w:val="0E101A"/>
                <w:sz w:val="20"/>
                <w:szCs w:val="20"/>
                <w:vertAlign w:val="superscript"/>
              </w:rPr>
            </w:pPr>
            <w:r w:rsidRPr="008E2B71">
              <w:rPr>
                <w:color w:val="0E101A"/>
                <w:sz w:val="20"/>
                <w:szCs w:val="20"/>
              </w:rPr>
              <w:t>Linear Habitat</w:t>
            </w:r>
            <w:r>
              <w:rPr>
                <w:color w:val="0E101A"/>
                <w:sz w:val="20"/>
                <w:szCs w:val="20"/>
                <w:vertAlign w:val="superscript"/>
              </w:rPr>
              <w:t>5</w:t>
            </w:r>
          </w:p>
        </w:tc>
        <w:tc>
          <w:tcPr>
            <w:tcW w:w="1451" w:type="dxa"/>
            <w:vAlign w:val="center"/>
          </w:tcPr>
          <w:p w14:paraId="290712E1" w14:textId="475D69B9" w:rsidR="00255567" w:rsidRPr="008E2B71" w:rsidRDefault="00255567" w:rsidP="00796D93">
            <w:pPr>
              <w:jc w:val="center"/>
              <w:rPr>
                <w:color w:val="0E101A"/>
                <w:sz w:val="20"/>
                <w:szCs w:val="20"/>
              </w:rPr>
            </w:pPr>
            <w:r w:rsidRPr="008E2B71">
              <w:rPr>
                <w:color w:val="0E101A"/>
                <w:sz w:val="20"/>
                <w:szCs w:val="20"/>
              </w:rPr>
              <w:t>o</w:t>
            </w:r>
          </w:p>
        </w:tc>
        <w:tc>
          <w:tcPr>
            <w:tcW w:w="1800" w:type="dxa"/>
            <w:vAlign w:val="center"/>
          </w:tcPr>
          <w:p w14:paraId="0F6BFDD6" w14:textId="77777777" w:rsidR="00255567" w:rsidRPr="008E2B71" w:rsidRDefault="00255567" w:rsidP="00796D93">
            <w:pPr>
              <w:jc w:val="center"/>
              <w:rPr>
                <w:color w:val="0E101A"/>
                <w:sz w:val="20"/>
                <w:szCs w:val="20"/>
              </w:rPr>
            </w:pPr>
            <w:r w:rsidRPr="008E2B71">
              <w:rPr>
                <w:color w:val="0E101A"/>
                <w:sz w:val="20"/>
                <w:szCs w:val="20"/>
              </w:rPr>
              <w:t>o</w:t>
            </w:r>
          </w:p>
        </w:tc>
        <w:tc>
          <w:tcPr>
            <w:tcW w:w="1232" w:type="dxa"/>
            <w:vAlign w:val="center"/>
          </w:tcPr>
          <w:p w14:paraId="3CF5A1C8" w14:textId="77777777" w:rsidR="00255567" w:rsidRPr="008E2B71" w:rsidRDefault="00255567" w:rsidP="00796D93">
            <w:pPr>
              <w:jc w:val="center"/>
              <w:rPr>
                <w:color w:val="0E101A"/>
                <w:sz w:val="20"/>
                <w:szCs w:val="20"/>
              </w:rPr>
            </w:pPr>
            <w:r w:rsidRPr="008E2B71">
              <w:rPr>
                <w:color w:val="0E101A"/>
                <w:sz w:val="20"/>
                <w:szCs w:val="20"/>
              </w:rPr>
              <w:t>+</w:t>
            </w:r>
          </w:p>
        </w:tc>
        <w:tc>
          <w:tcPr>
            <w:tcW w:w="1416" w:type="dxa"/>
            <w:vAlign w:val="center"/>
          </w:tcPr>
          <w:p w14:paraId="364C417C" w14:textId="77777777" w:rsidR="00255567" w:rsidRPr="008E2B71" w:rsidRDefault="00255567" w:rsidP="00796D93">
            <w:pPr>
              <w:jc w:val="center"/>
              <w:rPr>
                <w:color w:val="0E101A"/>
                <w:sz w:val="20"/>
                <w:szCs w:val="20"/>
              </w:rPr>
            </w:pPr>
            <w:r w:rsidRPr="008E2B71">
              <w:rPr>
                <w:color w:val="0E101A"/>
                <w:sz w:val="20"/>
                <w:szCs w:val="20"/>
              </w:rPr>
              <w:t>+</w:t>
            </w:r>
          </w:p>
        </w:tc>
        <w:tc>
          <w:tcPr>
            <w:tcW w:w="1416" w:type="dxa"/>
            <w:vAlign w:val="center"/>
          </w:tcPr>
          <w:p w14:paraId="267904FF" w14:textId="77777777" w:rsidR="00255567" w:rsidRPr="008E2B71" w:rsidRDefault="00255567" w:rsidP="00796D93">
            <w:pPr>
              <w:jc w:val="center"/>
              <w:rPr>
                <w:color w:val="0E101A"/>
                <w:sz w:val="20"/>
                <w:szCs w:val="20"/>
              </w:rPr>
            </w:pPr>
            <w:r w:rsidRPr="008E2B71">
              <w:rPr>
                <w:color w:val="0E101A"/>
                <w:sz w:val="20"/>
                <w:szCs w:val="20"/>
              </w:rPr>
              <w:t>+</w:t>
            </w:r>
          </w:p>
        </w:tc>
        <w:tc>
          <w:tcPr>
            <w:tcW w:w="1416" w:type="dxa"/>
            <w:vAlign w:val="center"/>
          </w:tcPr>
          <w:p w14:paraId="0BC1610A" w14:textId="77777777" w:rsidR="00255567" w:rsidRPr="008E2B71" w:rsidRDefault="00255567" w:rsidP="00796D93">
            <w:pPr>
              <w:jc w:val="center"/>
              <w:rPr>
                <w:color w:val="0E101A"/>
                <w:sz w:val="20"/>
                <w:szCs w:val="20"/>
              </w:rPr>
            </w:pPr>
            <w:r w:rsidRPr="008E2B71">
              <w:rPr>
                <w:color w:val="0E101A"/>
                <w:sz w:val="20"/>
                <w:szCs w:val="20"/>
              </w:rPr>
              <w:t>o</w:t>
            </w:r>
          </w:p>
        </w:tc>
      </w:tr>
      <w:tr w:rsidR="002E7B92" w:rsidRPr="008E2B71" w14:paraId="1101F214" w14:textId="77777777" w:rsidTr="002E7B92">
        <w:tc>
          <w:tcPr>
            <w:tcW w:w="11235" w:type="dxa"/>
            <w:gridSpan w:val="7"/>
          </w:tcPr>
          <w:p w14:paraId="687FFC61" w14:textId="005CCAB4" w:rsidR="002E7B92" w:rsidRPr="00FA0C89" w:rsidRDefault="00FA0C89" w:rsidP="00796D93">
            <w:pPr>
              <w:rPr>
                <w:b/>
                <w:i/>
                <w:sz w:val="20"/>
                <w:szCs w:val="20"/>
              </w:rPr>
            </w:pPr>
            <w:r w:rsidRPr="00FA0C89">
              <w:rPr>
                <w:b/>
                <w:i/>
                <w:sz w:val="20"/>
                <w:szCs w:val="20"/>
              </w:rPr>
              <w:t>Direct</w:t>
            </w:r>
            <w:r w:rsidR="005D0799" w:rsidRPr="00FA0C89">
              <w:rPr>
                <w:b/>
                <w:i/>
                <w:sz w:val="20"/>
                <w:szCs w:val="20"/>
              </w:rPr>
              <w:t xml:space="preserve"> </w:t>
            </w:r>
            <w:r w:rsidR="002E7B92" w:rsidRPr="00FA0C89">
              <w:rPr>
                <w:b/>
                <w:i/>
                <w:sz w:val="20"/>
                <w:szCs w:val="20"/>
              </w:rPr>
              <w:t>Cost-effectiveness</w:t>
            </w:r>
            <w:r w:rsidR="002E7B92" w:rsidRPr="00FA0C89">
              <w:rPr>
                <w:b/>
                <w:i/>
                <w:sz w:val="20"/>
                <w:szCs w:val="20"/>
                <w:vertAlign w:val="superscript"/>
              </w:rPr>
              <w:t xml:space="preserve">2 </w:t>
            </w:r>
            <w:r w:rsidR="002E7B92" w:rsidRPr="00FA0C89">
              <w:rPr>
                <w:b/>
                <w:i/>
                <w:sz w:val="20"/>
                <w:szCs w:val="20"/>
              </w:rPr>
              <w:t>per CP</w:t>
            </w:r>
            <w:r w:rsidR="005D0799" w:rsidRPr="00FA0C89">
              <w:rPr>
                <w:b/>
                <w:i/>
                <w:sz w:val="20"/>
                <w:szCs w:val="20"/>
              </w:rPr>
              <w:t xml:space="preserve"> </w:t>
            </w:r>
          </w:p>
        </w:tc>
      </w:tr>
      <w:tr w:rsidR="00255567" w:rsidRPr="008E2B71" w14:paraId="2031C70B" w14:textId="77777777" w:rsidTr="00033A27">
        <w:tc>
          <w:tcPr>
            <w:tcW w:w="2504" w:type="dxa"/>
            <w:vAlign w:val="center"/>
          </w:tcPr>
          <w:p w14:paraId="4F71F530" w14:textId="40164203" w:rsidR="00255567" w:rsidRPr="00FA0C89" w:rsidRDefault="00255567" w:rsidP="00796D93">
            <w:pPr>
              <w:jc w:val="right"/>
              <w:rPr>
                <w:sz w:val="20"/>
                <w:szCs w:val="20"/>
              </w:rPr>
            </w:pPr>
            <w:r w:rsidRPr="00FA0C89">
              <w:rPr>
                <w:sz w:val="20"/>
                <w:szCs w:val="20"/>
              </w:rPr>
              <w:t>NO</w:t>
            </w:r>
            <w:r w:rsidRPr="00FA0C89">
              <w:rPr>
                <w:sz w:val="20"/>
                <w:szCs w:val="20"/>
                <w:vertAlign w:val="subscript"/>
              </w:rPr>
              <w:t xml:space="preserve">3 </w:t>
            </w:r>
            <w:r w:rsidRPr="00FA0C89">
              <w:rPr>
                <w:sz w:val="20"/>
                <w:szCs w:val="20"/>
              </w:rPr>
              <w:t xml:space="preserve">($ </w:t>
            </w:r>
            <w:r w:rsidR="00632137" w:rsidRPr="00FA0C89">
              <w:rPr>
                <w:sz w:val="20"/>
                <w:szCs w:val="20"/>
              </w:rPr>
              <w:t>Mg</w:t>
            </w:r>
            <w:r w:rsidRPr="00FA0C89">
              <w:rPr>
                <w:sz w:val="20"/>
                <w:szCs w:val="20"/>
              </w:rPr>
              <w:t xml:space="preserve"> NO</w:t>
            </w:r>
            <w:r w:rsidRPr="00FA0C89">
              <w:rPr>
                <w:sz w:val="20"/>
                <w:szCs w:val="20"/>
                <w:vertAlign w:val="subscript"/>
              </w:rPr>
              <w:t xml:space="preserve">3 </w:t>
            </w:r>
            <w:r w:rsidRPr="00FA0C89">
              <w:rPr>
                <w:sz w:val="20"/>
                <w:szCs w:val="20"/>
                <w:vertAlign w:val="superscript"/>
              </w:rPr>
              <w:t>-1</w:t>
            </w:r>
            <w:r w:rsidRPr="00FA0C89">
              <w:rPr>
                <w:sz w:val="20"/>
                <w:szCs w:val="20"/>
              </w:rPr>
              <w:t>)</w:t>
            </w:r>
          </w:p>
        </w:tc>
        <w:tc>
          <w:tcPr>
            <w:tcW w:w="1451" w:type="dxa"/>
            <w:vAlign w:val="center"/>
          </w:tcPr>
          <w:p w14:paraId="6DD97620" w14:textId="55F17606" w:rsidR="006A4DD7" w:rsidRPr="00FA0C89" w:rsidRDefault="006A4DD7" w:rsidP="006A4DD7">
            <w:pPr>
              <w:jc w:val="center"/>
              <w:rPr>
                <w:sz w:val="20"/>
                <w:szCs w:val="20"/>
              </w:rPr>
            </w:pPr>
            <w:r w:rsidRPr="00FA0C89">
              <w:rPr>
                <w:sz w:val="20"/>
                <w:szCs w:val="20"/>
              </w:rPr>
              <w:t xml:space="preserve">$65,931 </w:t>
            </w:r>
          </w:p>
          <w:p w14:paraId="4A958D81" w14:textId="6B5D6D1E" w:rsidR="006A4DD7" w:rsidRPr="00FA0C89" w:rsidRDefault="009A2C81" w:rsidP="006A4DD7">
            <w:pPr>
              <w:jc w:val="center"/>
              <w:rPr>
                <w:sz w:val="20"/>
                <w:szCs w:val="20"/>
              </w:rPr>
            </w:pPr>
            <w:r w:rsidRPr="00FA0C89">
              <w:rPr>
                <w:sz w:val="20"/>
                <w:szCs w:val="20"/>
              </w:rPr>
              <w:t>(</w:t>
            </w:r>
            <w:r w:rsidR="006A4DD7" w:rsidRPr="00FA0C89">
              <w:rPr>
                <w:sz w:val="20"/>
                <w:szCs w:val="20"/>
              </w:rPr>
              <w:t>$61,48</w:t>
            </w:r>
            <w:r w:rsidRPr="00FA0C89">
              <w:rPr>
                <w:sz w:val="20"/>
                <w:szCs w:val="20"/>
              </w:rPr>
              <w:t>2-</w:t>
            </w:r>
          </w:p>
          <w:p w14:paraId="3830B368" w14:textId="4A6FE8BE" w:rsidR="002605FF" w:rsidRPr="00FA0C89" w:rsidRDefault="006A4DD7" w:rsidP="006A4DD7">
            <w:pPr>
              <w:jc w:val="center"/>
              <w:rPr>
                <w:sz w:val="20"/>
                <w:szCs w:val="20"/>
              </w:rPr>
            </w:pPr>
            <w:r w:rsidRPr="00FA0C89">
              <w:rPr>
                <w:sz w:val="20"/>
                <w:szCs w:val="20"/>
              </w:rPr>
              <w:t xml:space="preserve"> $65,932</w:t>
            </w:r>
            <w:r w:rsidR="009A2C81" w:rsidRPr="00FA0C89">
              <w:rPr>
                <w:sz w:val="20"/>
                <w:szCs w:val="20"/>
              </w:rPr>
              <w:t>)</w:t>
            </w:r>
          </w:p>
        </w:tc>
        <w:tc>
          <w:tcPr>
            <w:tcW w:w="1800" w:type="dxa"/>
            <w:vAlign w:val="center"/>
          </w:tcPr>
          <w:p w14:paraId="3CF51A55" w14:textId="269AEF9A" w:rsidR="006A4DD7" w:rsidRPr="00FA0C89" w:rsidRDefault="006A4DD7" w:rsidP="006A4DD7">
            <w:pPr>
              <w:jc w:val="center"/>
              <w:rPr>
                <w:sz w:val="20"/>
                <w:szCs w:val="20"/>
              </w:rPr>
            </w:pPr>
            <w:r w:rsidRPr="00FA0C89">
              <w:rPr>
                <w:sz w:val="20"/>
                <w:szCs w:val="20"/>
              </w:rPr>
              <w:t>$42,</w:t>
            </w:r>
            <w:r w:rsidR="009A2C81" w:rsidRPr="00FA0C89">
              <w:rPr>
                <w:sz w:val="20"/>
                <w:szCs w:val="20"/>
              </w:rPr>
              <w:t>236</w:t>
            </w:r>
            <w:r w:rsidRPr="00FA0C89">
              <w:rPr>
                <w:sz w:val="20"/>
                <w:szCs w:val="20"/>
              </w:rPr>
              <w:t xml:space="preserve"> </w:t>
            </w:r>
          </w:p>
          <w:p w14:paraId="22000A25" w14:textId="3B0FE1FD" w:rsidR="006A4DD7" w:rsidRPr="00FA0C89" w:rsidRDefault="009A2C81" w:rsidP="006A4DD7">
            <w:pPr>
              <w:jc w:val="center"/>
              <w:rPr>
                <w:sz w:val="20"/>
                <w:szCs w:val="20"/>
              </w:rPr>
            </w:pPr>
            <w:r w:rsidRPr="00FA0C89">
              <w:rPr>
                <w:sz w:val="20"/>
                <w:szCs w:val="20"/>
              </w:rPr>
              <w:t>(</w:t>
            </w:r>
            <w:r w:rsidR="006A4DD7" w:rsidRPr="00FA0C89">
              <w:rPr>
                <w:sz w:val="20"/>
                <w:szCs w:val="20"/>
              </w:rPr>
              <w:t>$32,289</w:t>
            </w:r>
            <w:r w:rsidRPr="00FA0C89">
              <w:rPr>
                <w:sz w:val="20"/>
                <w:szCs w:val="20"/>
              </w:rPr>
              <w:t>-</w:t>
            </w:r>
          </w:p>
          <w:p w14:paraId="4A093DF2" w14:textId="12A72314" w:rsidR="00255567" w:rsidRPr="00FA0C89" w:rsidRDefault="006A4DD7" w:rsidP="006A4DD7">
            <w:pPr>
              <w:jc w:val="center"/>
              <w:rPr>
                <w:sz w:val="20"/>
                <w:szCs w:val="20"/>
              </w:rPr>
            </w:pPr>
            <w:r w:rsidRPr="00FA0C89">
              <w:rPr>
                <w:sz w:val="20"/>
                <w:szCs w:val="20"/>
              </w:rPr>
              <w:t xml:space="preserve"> $52,764</w:t>
            </w:r>
            <w:r w:rsidR="009A2C81" w:rsidRPr="00FA0C89">
              <w:rPr>
                <w:sz w:val="20"/>
                <w:szCs w:val="20"/>
              </w:rPr>
              <w:t>)</w:t>
            </w:r>
          </w:p>
        </w:tc>
        <w:tc>
          <w:tcPr>
            <w:tcW w:w="1232" w:type="dxa"/>
            <w:vAlign w:val="center"/>
          </w:tcPr>
          <w:p w14:paraId="35B3CD68" w14:textId="3CA89B62" w:rsidR="006A4DD7" w:rsidRPr="00FA0C89" w:rsidRDefault="006A4DD7" w:rsidP="006A4DD7">
            <w:pPr>
              <w:jc w:val="center"/>
              <w:rPr>
                <w:sz w:val="20"/>
                <w:szCs w:val="20"/>
              </w:rPr>
            </w:pPr>
            <w:r w:rsidRPr="00FA0C89">
              <w:rPr>
                <w:sz w:val="20"/>
                <w:szCs w:val="20"/>
              </w:rPr>
              <w:t xml:space="preserve">$1,280 </w:t>
            </w:r>
          </w:p>
          <w:p w14:paraId="3CA78B24" w14:textId="7C473C7E" w:rsidR="00255567" w:rsidRPr="00FA0C89" w:rsidRDefault="009A2C81" w:rsidP="009A2C81">
            <w:pPr>
              <w:jc w:val="center"/>
              <w:rPr>
                <w:sz w:val="20"/>
                <w:szCs w:val="20"/>
              </w:rPr>
            </w:pPr>
            <w:r w:rsidRPr="00FA0C89">
              <w:rPr>
                <w:sz w:val="20"/>
                <w:szCs w:val="20"/>
              </w:rPr>
              <w:t>(</w:t>
            </w:r>
            <w:r w:rsidR="006A4DD7" w:rsidRPr="00FA0C89">
              <w:rPr>
                <w:sz w:val="20"/>
                <w:szCs w:val="20"/>
              </w:rPr>
              <w:t>$5</w:t>
            </w:r>
            <w:r w:rsidRPr="00FA0C89">
              <w:rPr>
                <w:sz w:val="20"/>
                <w:szCs w:val="20"/>
              </w:rPr>
              <w:t>80</w:t>
            </w:r>
            <w:r w:rsidR="001E6D72" w:rsidRPr="00FA0C89">
              <w:rPr>
                <w:sz w:val="20"/>
                <w:szCs w:val="20"/>
              </w:rPr>
              <w:t>-</w:t>
            </w:r>
            <w:r w:rsidR="006A4DD7" w:rsidRPr="00FA0C89">
              <w:rPr>
                <w:sz w:val="20"/>
                <w:szCs w:val="20"/>
              </w:rPr>
              <w:t>$2,320</w:t>
            </w:r>
            <w:r w:rsidRPr="00FA0C89">
              <w:rPr>
                <w:sz w:val="20"/>
                <w:szCs w:val="20"/>
              </w:rPr>
              <w:t>)</w:t>
            </w:r>
          </w:p>
        </w:tc>
        <w:tc>
          <w:tcPr>
            <w:tcW w:w="1416" w:type="dxa"/>
            <w:vAlign w:val="center"/>
          </w:tcPr>
          <w:p w14:paraId="460192D4" w14:textId="4B872629" w:rsidR="006A4DD7" w:rsidRPr="00FA0C89" w:rsidRDefault="006A4DD7" w:rsidP="006A4DD7">
            <w:pPr>
              <w:jc w:val="center"/>
              <w:rPr>
                <w:sz w:val="20"/>
                <w:szCs w:val="20"/>
              </w:rPr>
            </w:pPr>
            <w:r w:rsidRPr="00FA0C89">
              <w:rPr>
                <w:sz w:val="20"/>
                <w:szCs w:val="20"/>
              </w:rPr>
              <w:t xml:space="preserve">$237 </w:t>
            </w:r>
          </w:p>
          <w:p w14:paraId="2907F663" w14:textId="09D7D64A" w:rsidR="00255567" w:rsidRPr="00FA0C89" w:rsidRDefault="009A2C81" w:rsidP="009A2C81">
            <w:pPr>
              <w:jc w:val="center"/>
              <w:rPr>
                <w:sz w:val="20"/>
                <w:szCs w:val="20"/>
              </w:rPr>
            </w:pPr>
            <w:r w:rsidRPr="00FA0C89">
              <w:rPr>
                <w:sz w:val="20"/>
                <w:szCs w:val="20"/>
              </w:rPr>
              <w:t>(</w:t>
            </w:r>
            <w:r w:rsidR="006A4DD7" w:rsidRPr="00FA0C89">
              <w:rPr>
                <w:sz w:val="20"/>
                <w:szCs w:val="20"/>
              </w:rPr>
              <w:t>$113</w:t>
            </w:r>
            <w:r w:rsidRPr="00FA0C89">
              <w:rPr>
                <w:sz w:val="20"/>
                <w:szCs w:val="20"/>
              </w:rPr>
              <w:t>-</w:t>
            </w:r>
            <w:r w:rsidR="006A4DD7" w:rsidRPr="00FA0C89">
              <w:rPr>
                <w:sz w:val="20"/>
                <w:szCs w:val="20"/>
              </w:rPr>
              <w:t>$42</w:t>
            </w:r>
            <w:r w:rsidRPr="00FA0C89">
              <w:rPr>
                <w:sz w:val="20"/>
                <w:szCs w:val="20"/>
              </w:rPr>
              <w:t>6)</w:t>
            </w:r>
          </w:p>
        </w:tc>
        <w:tc>
          <w:tcPr>
            <w:tcW w:w="1416" w:type="dxa"/>
            <w:vAlign w:val="center"/>
          </w:tcPr>
          <w:p w14:paraId="66EE959C" w14:textId="2E815D74" w:rsidR="006A4DD7" w:rsidRPr="00FA0C89" w:rsidRDefault="006A4DD7" w:rsidP="006A4DD7">
            <w:pPr>
              <w:jc w:val="center"/>
              <w:rPr>
                <w:sz w:val="20"/>
                <w:szCs w:val="20"/>
              </w:rPr>
            </w:pPr>
            <w:r w:rsidRPr="00FA0C89">
              <w:rPr>
                <w:sz w:val="20"/>
                <w:szCs w:val="20"/>
              </w:rPr>
              <w:t>$5,39</w:t>
            </w:r>
            <w:r w:rsidR="009A2C81" w:rsidRPr="00FA0C89">
              <w:rPr>
                <w:sz w:val="20"/>
                <w:szCs w:val="20"/>
              </w:rPr>
              <w:t>9</w:t>
            </w:r>
          </w:p>
          <w:p w14:paraId="2D529738" w14:textId="5E5BAB03" w:rsidR="00255567" w:rsidRPr="00FA0C89" w:rsidRDefault="009A2C81" w:rsidP="001E6D72">
            <w:pPr>
              <w:jc w:val="center"/>
              <w:rPr>
                <w:sz w:val="20"/>
                <w:szCs w:val="20"/>
              </w:rPr>
            </w:pPr>
            <w:r w:rsidRPr="00FA0C89">
              <w:rPr>
                <w:sz w:val="20"/>
                <w:szCs w:val="20"/>
              </w:rPr>
              <w:t>(</w:t>
            </w:r>
            <w:r w:rsidR="006A4DD7" w:rsidRPr="00FA0C89">
              <w:rPr>
                <w:sz w:val="20"/>
                <w:szCs w:val="20"/>
              </w:rPr>
              <w:t>$4,789</w:t>
            </w:r>
            <w:r w:rsidRPr="00FA0C89">
              <w:rPr>
                <w:sz w:val="20"/>
                <w:szCs w:val="20"/>
              </w:rPr>
              <w:t>-</w:t>
            </w:r>
            <w:r w:rsidR="006A4DD7" w:rsidRPr="00FA0C89">
              <w:rPr>
                <w:sz w:val="20"/>
                <w:szCs w:val="20"/>
              </w:rPr>
              <w:t>$6,148</w:t>
            </w:r>
            <w:r w:rsidRPr="00FA0C89">
              <w:rPr>
                <w:sz w:val="20"/>
                <w:szCs w:val="20"/>
              </w:rPr>
              <w:t>)</w:t>
            </w:r>
          </w:p>
        </w:tc>
        <w:tc>
          <w:tcPr>
            <w:tcW w:w="1416" w:type="dxa"/>
            <w:vAlign w:val="center"/>
          </w:tcPr>
          <w:p w14:paraId="1FD39FAF" w14:textId="6ECB553B" w:rsidR="006A4DD7" w:rsidRPr="00FA0C89" w:rsidRDefault="006A4DD7" w:rsidP="006A4DD7">
            <w:pPr>
              <w:jc w:val="center"/>
              <w:rPr>
                <w:sz w:val="20"/>
                <w:szCs w:val="20"/>
              </w:rPr>
            </w:pPr>
            <w:r w:rsidRPr="00FA0C89">
              <w:rPr>
                <w:sz w:val="20"/>
                <w:szCs w:val="20"/>
              </w:rPr>
              <w:t>$16,89</w:t>
            </w:r>
            <w:r w:rsidR="009A2C81" w:rsidRPr="00FA0C89">
              <w:rPr>
                <w:sz w:val="20"/>
                <w:szCs w:val="20"/>
              </w:rPr>
              <w:t>4</w:t>
            </w:r>
            <w:r w:rsidRPr="00FA0C89">
              <w:rPr>
                <w:sz w:val="20"/>
                <w:szCs w:val="20"/>
              </w:rPr>
              <w:t xml:space="preserve"> </w:t>
            </w:r>
          </w:p>
          <w:p w14:paraId="14A1CBC7" w14:textId="66B6C1ED" w:rsidR="006A4DD7" w:rsidRPr="00FA0C89" w:rsidRDefault="009A2C81" w:rsidP="006A4DD7">
            <w:pPr>
              <w:jc w:val="center"/>
              <w:rPr>
                <w:sz w:val="20"/>
                <w:szCs w:val="20"/>
              </w:rPr>
            </w:pPr>
            <w:r w:rsidRPr="00FA0C89">
              <w:rPr>
                <w:sz w:val="20"/>
                <w:szCs w:val="20"/>
              </w:rPr>
              <w:t>(</w:t>
            </w:r>
            <w:r w:rsidR="006A4DD7" w:rsidRPr="00FA0C89">
              <w:rPr>
                <w:sz w:val="20"/>
                <w:szCs w:val="20"/>
              </w:rPr>
              <w:t>$15,19</w:t>
            </w:r>
            <w:r w:rsidRPr="00FA0C89">
              <w:rPr>
                <w:sz w:val="20"/>
                <w:szCs w:val="20"/>
              </w:rPr>
              <w:t>1-</w:t>
            </w:r>
            <w:r w:rsidR="006A4DD7" w:rsidRPr="00FA0C89">
              <w:rPr>
                <w:sz w:val="20"/>
                <w:szCs w:val="20"/>
              </w:rPr>
              <w:t xml:space="preserve"> </w:t>
            </w:r>
          </w:p>
          <w:p w14:paraId="4CACE749" w14:textId="3AA33937" w:rsidR="00255567" w:rsidRPr="00FA0C89" w:rsidRDefault="006A4DD7" w:rsidP="006A4DD7">
            <w:pPr>
              <w:jc w:val="center"/>
              <w:rPr>
                <w:sz w:val="20"/>
                <w:szCs w:val="20"/>
              </w:rPr>
            </w:pPr>
            <w:r w:rsidRPr="00FA0C89">
              <w:rPr>
                <w:sz w:val="20"/>
                <w:szCs w:val="20"/>
              </w:rPr>
              <w:t>$16,894</w:t>
            </w:r>
            <w:r w:rsidR="009A2C81" w:rsidRPr="00FA0C89">
              <w:rPr>
                <w:sz w:val="20"/>
                <w:szCs w:val="20"/>
              </w:rPr>
              <w:t>)</w:t>
            </w:r>
          </w:p>
        </w:tc>
      </w:tr>
      <w:tr w:rsidR="00255567" w:rsidRPr="008E2B71" w14:paraId="2409AEAD" w14:textId="77777777" w:rsidTr="00033A27">
        <w:tc>
          <w:tcPr>
            <w:tcW w:w="2504" w:type="dxa"/>
            <w:vAlign w:val="center"/>
          </w:tcPr>
          <w:p w14:paraId="30ADBD93" w14:textId="7F3B8CBA" w:rsidR="00255567" w:rsidRPr="00FA0C89" w:rsidRDefault="00255567" w:rsidP="00796D93">
            <w:pPr>
              <w:jc w:val="right"/>
              <w:rPr>
                <w:sz w:val="20"/>
                <w:szCs w:val="20"/>
              </w:rPr>
            </w:pPr>
            <w:r w:rsidRPr="00FA0C89">
              <w:rPr>
                <w:sz w:val="20"/>
                <w:szCs w:val="20"/>
              </w:rPr>
              <w:t xml:space="preserve">Sediment ($ </w:t>
            </w:r>
            <w:r w:rsidR="00033A27" w:rsidRPr="00FA0C89">
              <w:rPr>
                <w:sz w:val="20"/>
                <w:szCs w:val="20"/>
              </w:rPr>
              <w:t>M</w:t>
            </w:r>
            <w:r w:rsidRPr="00FA0C89">
              <w:rPr>
                <w:sz w:val="20"/>
                <w:szCs w:val="20"/>
              </w:rPr>
              <w:t>g sed</w:t>
            </w:r>
            <w:r w:rsidRPr="00FA0C89">
              <w:rPr>
                <w:sz w:val="20"/>
                <w:szCs w:val="20"/>
                <w:vertAlign w:val="superscript"/>
              </w:rPr>
              <w:t>-1</w:t>
            </w:r>
            <w:r w:rsidRPr="00FA0C89">
              <w:rPr>
                <w:sz w:val="20"/>
                <w:szCs w:val="20"/>
              </w:rPr>
              <w:t>)</w:t>
            </w:r>
          </w:p>
        </w:tc>
        <w:tc>
          <w:tcPr>
            <w:tcW w:w="1451" w:type="dxa"/>
            <w:vAlign w:val="center"/>
          </w:tcPr>
          <w:p w14:paraId="05A8BFF1" w14:textId="55D99525" w:rsidR="00033A27" w:rsidRPr="00FA0C89" w:rsidRDefault="00033A27" w:rsidP="00033A27">
            <w:pPr>
              <w:jc w:val="center"/>
              <w:rPr>
                <w:sz w:val="20"/>
                <w:szCs w:val="20"/>
              </w:rPr>
            </w:pPr>
            <w:r w:rsidRPr="00FA0C89">
              <w:rPr>
                <w:sz w:val="20"/>
                <w:szCs w:val="20"/>
              </w:rPr>
              <w:t xml:space="preserve">$341 </w:t>
            </w:r>
          </w:p>
          <w:p w14:paraId="22039641" w14:textId="4566AA78" w:rsidR="00033A27" w:rsidRPr="00FA0C89" w:rsidRDefault="009A2C81" w:rsidP="009A2C81">
            <w:pPr>
              <w:jc w:val="center"/>
              <w:rPr>
                <w:sz w:val="20"/>
                <w:szCs w:val="20"/>
              </w:rPr>
            </w:pPr>
            <w:r w:rsidRPr="00FA0C89">
              <w:rPr>
                <w:sz w:val="20"/>
                <w:szCs w:val="20"/>
              </w:rPr>
              <w:t>(</w:t>
            </w:r>
            <w:r w:rsidR="00033A27" w:rsidRPr="00FA0C89">
              <w:rPr>
                <w:sz w:val="20"/>
                <w:szCs w:val="20"/>
              </w:rPr>
              <w:t>$1</w:t>
            </w:r>
            <w:r w:rsidRPr="00FA0C89">
              <w:rPr>
                <w:sz w:val="20"/>
                <w:szCs w:val="20"/>
              </w:rPr>
              <w:t>80-</w:t>
            </w:r>
            <w:r w:rsidR="00033A27" w:rsidRPr="00FA0C89">
              <w:rPr>
                <w:sz w:val="20"/>
                <w:szCs w:val="20"/>
              </w:rPr>
              <w:t>$61</w:t>
            </w:r>
            <w:r w:rsidRPr="00FA0C89">
              <w:rPr>
                <w:sz w:val="20"/>
                <w:szCs w:val="20"/>
              </w:rPr>
              <w:t>2)</w:t>
            </w:r>
          </w:p>
        </w:tc>
        <w:tc>
          <w:tcPr>
            <w:tcW w:w="1800" w:type="dxa"/>
            <w:vAlign w:val="center"/>
          </w:tcPr>
          <w:p w14:paraId="34BAAEF9" w14:textId="04EE9119" w:rsidR="00033A27" w:rsidRPr="00FA0C89" w:rsidRDefault="00033A27" w:rsidP="00033A27">
            <w:pPr>
              <w:jc w:val="center"/>
              <w:rPr>
                <w:sz w:val="20"/>
                <w:szCs w:val="20"/>
              </w:rPr>
            </w:pPr>
            <w:r w:rsidRPr="00FA0C89">
              <w:rPr>
                <w:sz w:val="20"/>
                <w:szCs w:val="20"/>
              </w:rPr>
              <w:t>$436</w:t>
            </w:r>
          </w:p>
          <w:p w14:paraId="0B5E191A" w14:textId="37FE051A" w:rsidR="00033A27" w:rsidRPr="00FA0C89" w:rsidRDefault="00033A27" w:rsidP="009A2C81">
            <w:pPr>
              <w:jc w:val="center"/>
              <w:rPr>
                <w:sz w:val="20"/>
                <w:szCs w:val="20"/>
              </w:rPr>
            </w:pPr>
            <w:r w:rsidRPr="00FA0C89">
              <w:rPr>
                <w:sz w:val="20"/>
                <w:szCs w:val="20"/>
              </w:rPr>
              <w:t xml:space="preserve"> </w:t>
            </w:r>
            <w:r w:rsidR="009A2C81" w:rsidRPr="00FA0C89">
              <w:rPr>
                <w:sz w:val="20"/>
                <w:szCs w:val="20"/>
              </w:rPr>
              <w:t>(</w:t>
            </w:r>
            <w:r w:rsidRPr="00FA0C89">
              <w:rPr>
                <w:sz w:val="20"/>
                <w:szCs w:val="20"/>
              </w:rPr>
              <w:t>$25</w:t>
            </w:r>
            <w:r w:rsidR="009A2C81" w:rsidRPr="00FA0C89">
              <w:rPr>
                <w:sz w:val="20"/>
                <w:szCs w:val="20"/>
              </w:rPr>
              <w:t>4-</w:t>
            </w:r>
            <w:r w:rsidRPr="00FA0C89">
              <w:rPr>
                <w:sz w:val="20"/>
                <w:szCs w:val="20"/>
              </w:rPr>
              <w:t>$76</w:t>
            </w:r>
            <w:r w:rsidR="009A2C81" w:rsidRPr="00FA0C89">
              <w:rPr>
                <w:sz w:val="20"/>
                <w:szCs w:val="20"/>
              </w:rPr>
              <w:t>3)</w:t>
            </w:r>
          </w:p>
        </w:tc>
        <w:tc>
          <w:tcPr>
            <w:tcW w:w="1232" w:type="dxa"/>
            <w:vAlign w:val="center"/>
          </w:tcPr>
          <w:p w14:paraId="40C02409" w14:textId="2B1EE226" w:rsidR="00033A27" w:rsidRPr="00FA0C89" w:rsidRDefault="00033A27" w:rsidP="00033A27">
            <w:pPr>
              <w:jc w:val="center"/>
              <w:rPr>
                <w:sz w:val="20"/>
                <w:szCs w:val="20"/>
              </w:rPr>
            </w:pPr>
            <w:r w:rsidRPr="00FA0C89">
              <w:rPr>
                <w:sz w:val="20"/>
                <w:szCs w:val="20"/>
              </w:rPr>
              <w:t>$1</w:t>
            </w:r>
            <w:r w:rsidR="009A2C81" w:rsidRPr="00FA0C89">
              <w:rPr>
                <w:sz w:val="20"/>
                <w:szCs w:val="20"/>
              </w:rPr>
              <w:t>1</w:t>
            </w:r>
          </w:p>
          <w:p w14:paraId="71749B8B" w14:textId="1EA57F94" w:rsidR="00033A27" w:rsidRPr="00FA0C89" w:rsidRDefault="009A2C81" w:rsidP="009A2C81">
            <w:pPr>
              <w:jc w:val="center"/>
              <w:rPr>
                <w:sz w:val="20"/>
                <w:szCs w:val="20"/>
              </w:rPr>
            </w:pPr>
            <w:r w:rsidRPr="00FA0C89">
              <w:rPr>
                <w:sz w:val="20"/>
                <w:szCs w:val="20"/>
              </w:rPr>
              <w:t>(</w:t>
            </w:r>
            <w:r w:rsidR="00033A27" w:rsidRPr="00FA0C89">
              <w:rPr>
                <w:sz w:val="20"/>
                <w:szCs w:val="20"/>
              </w:rPr>
              <w:t>$5</w:t>
            </w:r>
            <w:r w:rsidRPr="00FA0C89">
              <w:rPr>
                <w:sz w:val="20"/>
                <w:szCs w:val="20"/>
              </w:rPr>
              <w:t>-</w:t>
            </w:r>
            <w:r w:rsidR="00033A27" w:rsidRPr="00FA0C89">
              <w:rPr>
                <w:sz w:val="20"/>
                <w:szCs w:val="20"/>
              </w:rPr>
              <w:t>$22</w:t>
            </w:r>
            <w:r w:rsidRPr="00FA0C89">
              <w:rPr>
                <w:sz w:val="20"/>
                <w:szCs w:val="20"/>
              </w:rPr>
              <w:t>)</w:t>
            </w:r>
          </w:p>
        </w:tc>
        <w:tc>
          <w:tcPr>
            <w:tcW w:w="1416" w:type="dxa"/>
            <w:vAlign w:val="center"/>
          </w:tcPr>
          <w:p w14:paraId="675183AC" w14:textId="23BF81A8" w:rsidR="00033A27" w:rsidRPr="00FA0C89" w:rsidRDefault="00033A27" w:rsidP="00033A27">
            <w:pPr>
              <w:jc w:val="center"/>
              <w:rPr>
                <w:sz w:val="20"/>
                <w:szCs w:val="20"/>
              </w:rPr>
            </w:pPr>
            <w:r w:rsidRPr="00FA0C89">
              <w:rPr>
                <w:sz w:val="20"/>
                <w:szCs w:val="20"/>
              </w:rPr>
              <w:t>$</w:t>
            </w:r>
            <w:r w:rsidR="009A2C81" w:rsidRPr="00FA0C89">
              <w:rPr>
                <w:sz w:val="20"/>
                <w:szCs w:val="20"/>
              </w:rPr>
              <w:t>3</w:t>
            </w:r>
          </w:p>
          <w:p w14:paraId="4B3FA346" w14:textId="74F3228C" w:rsidR="00255567" w:rsidRPr="00FA0C89" w:rsidRDefault="001E6D72" w:rsidP="009A2C81">
            <w:pPr>
              <w:jc w:val="center"/>
              <w:rPr>
                <w:sz w:val="20"/>
                <w:szCs w:val="20"/>
              </w:rPr>
            </w:pPr>
            <w:r w:rsidRPr="00FA0C89">
              <w:rPr>
                <w:sz w:val="20"/>
                <w:szCs w:val="20"/>
              </w:rPr>
              <w:t>(</w:t>
            </w:r>
            <w:r w:rsidR="00033A27" w:rsidRPr="00FA0C89">
              <w:rPr>
                <w:sz w:val="20"/>
                <w:szCs w:val="20"/>
              </w:rPr>
              <w:t>$1</w:t>
            </w:r>
            <w:r w:rsidR="009A2C81" w:rsidRPr="00FA0C89">
              <w:rPr>
                <w:sz w:val="20"/>
                <w:szCs w:val="20"/>
              </w:rPr>
              <w:t>-$6</w:t>
            </w:r>
            <w:r w:rsidRPr="00FA0C89">
              <w:rPr>
                <w:sz w:val="20"/>
                <w:szCs w:val="20"/>
              </w:rPr>
              <w:t>)</w:t>
            </w:r>
          </w:p>
        </w:tc>
        <w:tc>
          <w:tcPr>
            <w:tcW w:w="1416" w:type="dxa"/>
            <w:vAlign w:val="center"/>
          </w:tcPr>
          <w:p w14:paraId="33BA9864" w14:textId="77777777" w:rsidR="00033A27" w:rsidRPr="00FA0C89" w:rsidRDefault="00033A27" w:rsidP="00033A27">
            <w:pPr>
              <w:jc w:val="center"/>
              <w:rPr>
                <w:sz w:val="20"/>
                <w:szCs w:val="20"/>
              </w:rPr>
            </w:pPr>
            <w:r w:rsidRPr="00FA0C89">
              <w:rPr>
                <w:sz w:val="20"/>
                <w:szCs w:val="20"/>
              </w:rPr>
              <w:t>$38</w:t>
            </w:r>
          </w:p>
          <w:p w14:paraId="1917043B" w14:textId="1874FA3D" w:rsidR="00255567" w:rsidRPr="00FA0C89" w:rsidRDefault="00033A27" w:rsidP="00033A27">
            <w:pPr>
              <w:jc w:val="center"/>
              <w:rPr>
                <w:sz w:val="20"/>
                <w:szCs w:val="20"/>
              </w:rPr>
            </w:pPr>
            <w:r w:rsidRPr="00FA0C89">
              <w:rPr>
                <w:sz w:val="20"/>
                <w:szCs w:val="20"/>
              </w:rPr>
              <w:t>($25-96)</w:t>
            </w:r>
          </w:p>
        </w:tc>
        <w:tc>
          <w:tcPr>
            <w:tcW w:w="1416" w:type="dxa"/>
            <w:vAlign w:val="center"/>
          </w:tcPr>
          <w:p w14:paraId="393A6245" w14:textId="2B8F13F9" w:rsidR="00033A27" w:rsidRPr="00FA0C89" w:rsidRDefault="00033A27" w:rsidP="00033A27">
            <w:pPr>
              <w:jc w:val="center"/>
              <w:rPr>
                <w:sz w:val="20"/>
                <w:szCs w:val="20"/>
              </w:rPr>
            </w:pPr>
            <w:r w:rsidRPr="00FA0C89">
              <w:rPr>
                <w:sz w:val="20"/>
                <w:szCs w:val="20"/>
              </w:rPr>
              <w:t xml:space="preserve">$356 </w:t>
            </w:r>
          </w:p>
          <w:p w14:paraId="51542484" w14:textId="0B73F5F1" w:rsidR="00255567" w:rsidRPr="00FA0C89" w:rsidRDefault="001E6D72" w:rsidP="001E6D72">
            <w:pPr>
              <w:jc w:val="center"/>
              <w:rPr>
                <w:sz w:val="20"/>
                <w:szCs w:val="20"/>
              </w:rPr>
            </w:pPr>
            <w:r w:rsidRPr="00FA0C89">
              <w:rPr>
                <w:sz w:val="20"/>
                <w:szCs w:val="20"/>
              </w:rPr>
              <w:t>(</w:t>
            </w:r>
            <w:r w:rsidR="00033A27" w:rsidRPr="00FA0C89">
              <w:rPr>
                <w:sz w:val="20"/>
                <w:szCs w:val="20"/>
              </w:rPr>
              <w:t>$190</w:t>
            </w:r>
            <w:r w:rsidRPr="00FA0C89">
              <w:rPr>
                <w:sz w:val="20"/>
                <w:szCs w:val="20"/>
              </w:rPr>
              <w:t>-</w:t>
            </w:r>
            <w:r w:rsidR="00033A27" w:rsidRPr="00FA0C89">
              <w:rPr>
                <w:sz w:val="20"/>
                <w:szCs w:val="20"/>
              </w:rPr>
              <w:t xml:space="preserve"> $561</w:t>
            </w:r>
            <w:r w:rsidRPr="00FA0C89">
              <w:rPr>
                <w:sz w:val="20"/>
                <w:szCs w:val="20"/>
              </w:rPr>
              <w:t>)</w:t>
            </w:r>
          </w:p>
        </w:tc>
      </w:tr>
      <w:tr w:rsidR="00033A27" w:rsidRPr="008E2B71" w14:paraId="706054D6" w14:textId="77777777" w:rsidTr="00A76EFD">
        <w:tc>
          <w:tcPr>
            <w:tcW w:w="2504" w:type="dxa"/>
            <w:vAlign w:val="center"/>
          </w:tcPr>
          <w:p w14:paraId="227EEAB5" w14:textId="0C2DC8D5" w:rsidR="00033A27" w:rsidRPr="00FA0C89" w:rsidRDefault="00033A27" w:rsidP="00796D93">
            <w:pPr>
              <w:jc w:val="right"/>
              <w:rPr>
                <w:sz w:val="20"/>
                <w:szCs w:val="20"/>
              </w:rPr>
            </w:pPr>
            <w:r w:rsidRPr="00FA0C89">
              <w:rPr>
                <w:sz w:val="20"/>
                <w:szCs w:val="20"/>
              </w:rPr>
              <w:t>CO</w:t>
            </w:r>
            <w:r w:rsidRPr="00FA0C89">
              <w:rPr>
                <w:sz w:val="20"/>
                <w:szCs w:val="20"/>
                <w:vertAlign w:val="subscript"/>
              </w:rPr>
              <w:t xml:space="preserve">2 </w:t>
            </w:r>
            <w:r w:rsidRPr="00FA0C89">
              <w:rPr>
                <w:sz w:val="20"/>
                <w:szCs w:val="20"/>
              </w:rPr>
              <w:t>($ Mg CO</w:t>
            </w:r>
            <w:r w:rsidRPr="00FA0C89">
              <w:rPr>
                <w:sz w:val="20"/>
                <w:szCs w:val="20"/>
                <w:vertAlign w:val="subscript"/>
              </w:rPr>
              <w:t xml:space="preserve">2 </w:t>
            </w:r>
            <w:r w:rsidRPr="00FA0C89">
              <w:rPr>
                <w:sz w:val="20"/>
                <w:szCs w:val="20"/>
                <w:vertAlign w:val="superscript"/>
              </w:rPr>
              <w:t>-1</w:t>
            </w:r>
            <w:r w:rsidRPr="00FA0C89">
              <w:rPr>
                <w:sz w:val="20"/>
                <w:szCs w:val="20"/>
              </w:rPr>
              <w:t>)</w:t>
            </w:r>
          </w:p>
        </w:tc>
        <w:tc>
          <w:tcPr>
            <w:tcW w:w="1451" w:type="dxa"/>
            <w:vAlign w:val="center"/>
          </w:tcPr>
          <w:p w14:paraId="79FEDCA5" w14:textId="5D74BA68" w:rsidR="00033A27" w:rsidRPr="00FA0C89" w:rsidRDefault="00033A27" w:rsidP="002605FF">
            <w:pPr>
              <w:jc w:val="center"/>
              <w:rPr>
                <w:sz w:val="20"/>
                <w:szCs w:val="20"/>
              </w:rPr>
            </w:pPr>
            <w:r w:rsidRPr="00FA0C89">
              <w:rPr>
                <w:sz w:val="20"/>
                <w:szCs w:val="20"/>
              </w:rPr>
              <w:t>$719</w:t>
            </w:r>
          </w:p>
        </w:tc>
        <w:tc>
          <w:tcPr>
            <w:tcW w:w="1800" w:type="dxa"/>
            <w:vAlign w:val="center"/>
          </w:tcPr>
          <w:p w14:paraId="1CC2A696" w14:textId="77777777" w:rsidR="00033A27" w:rsidRPr="00FA0C89" w:rsidRDefault="00033A27" w:rsidP="005A3423">
            <w:pPr>
              <w:jc w:val="center"/>
              <w:rPr>
                <w:sz w:val="20"/>
                <w:szCs w:val="20"/>
              </w:rPr>
            </w:pPr>
            <w:r w:rsidRPr="00FA0C89">
              <w:rPr>
                <w:sz w:val="20"/>
                <w:szCs w:val="20"/>
              </w:rPr>
              <w:t xml:space="preserve">$8,719 </w:t>
            </w:r>
          </w:p>
          <w:p w14:paraId="25967A73" w14:textId="44F673C9" w:rsidR="00033A27" w:rsidRPr="00FA0C89" w:rsidRDefault="00033A27" w:rsidP="005A3423">
            <w:pPr>
              <w:jc w:val="center"/>
              <w:rPr>
                <w:sz w:val="20"/>
                <w:szCs w:val="20"/>
              </w:rPr>
            </w:pPr>
            <w:r w:rsidRPr="00FA0C89">
              <w:rPr>
                <w:sz w:val="20"/>
                <w:szCs w:val="20"/>
              </w:rPr>
              <w:t xml:space="preserve"> ($8,190- $9,449)</w:t>
            </w:r>
          </w:p>
        </w:tc>
        <w:tc>
          <w:tcPr>
            <w:tcW w:w="1232" w:type="dxa"/>
            <w:vAlign w:val="center"/>
          </w:tcPr>
          <w:p w14:paraId="0C84D44A" w14:textId="39607C0F" w:rsidR="00033A27" w:rsidRPr="00FA0C89" w:rsidRDefault="00033A27" w:rsidP="00796D93">
            <w:pPr>
              <w:jc w:val="center"/>
              <w:rPr>
                <w:sz w:val="20"/>
                <w:szCs w:val="20"/>
              </w:rPr>
            </w:pPr>
            <w:r w:rsidRPr="00FA0C89">
              <w:rPr>
                <w:sz w:val="20"/>
                <w:szCs w:val="20"/>
              </w:rPr>
              <w:t>$152</w:t>
            </w:r>
          </w:p>
        </w:tc>
        <w:tc>
          <w:tcPr>
            <w:tcW w:w="1416" w:type="dxa"/>
            <w:vAlign w:val="center"/>
          </w:tcPr>
          <w:p w14:paraId="0E43F1AC" w14:textId="1123C55E" w:rsidR="00033A27" w:rsidRPr="00FA0C89" w:rsidRDefault="00033A27" w:rsidP="00796D93">
            <w:pPr>
              <w:jc w:val="center"/>
              <w:rPr>
                <w:sz w:val="20"/>
                <w:szCs w:val="20"/>
              </w:rPr>
            </w:pPr>
            <w:r w:rsidRPr="00FA0C89">
              <w:rPr>
                <w:sz w:val="20"/>
                <w:szCs w:val="20"/>
              </w:rPr>
              <w:t>$719</w:t>
            </w:r>
          </w:p>
        </w:tc>
        <w:tc>
          <w:tcPr>
            <w:tcW w:w="2832" w:type="dxa"/>
            <w:gridSpan w:val="2"/>
            <w:vAlign w:val="center"/>
          </w:tcPr>
          <w:p w14:paraId="53D01271" w14:textId="520E9773" w:rsidR="00033A27" w:rsidRPr="00FA0C89" w:rsidRDefault="00033A27" w:rsidP="00796D93">
            <w:pPr>
              <w:jc w:val="center"/>
              <w:rPr>
                <w:sz w:val="20"/>
                <w:szCs w:val="20"/>
              </w:rPr>
            </w:pPr>
            <w:r w:rsidRPr="00FA0C89">
              <w:rPr>
                <w:sz w:val="20"/>
                <w:szCs w:val="20"/>
              </w:rPr>
              <w:t>$177</w:t>
            </w:r>
          </w:p>
        </w:tc>
      </w:tr>
      <w:tr w:rsidR="00AD777C" w:rsidRPr="008E2B71" w14:paraId="4DBDA09A" w14:textId="77777777" w:rsidTr="00033A27">
        <w:tc>
          <w:tcPr>
            <w:tcW w:w="2504" w:type="dxa"/>
            <w:vAlign w:val="center"/>
          </w:tcPr>
          <w:p w14:paraId="3AA38323" w14:textId="50448EF2" w:rsidR="00AD777C" w:rsidRPr="00FA0C89" w:rsidRDefault="00AD777C" w:rsidP="00796D93">
            <w:pPr>
              <w:jc w:val="right"/>
              <w:rPr>
                <w:sz w:val="20"/>
                <w:szCs w:val="20"/>
              </w:rPr>
            </w:pPr>
            <w:r w:rsidRPr="00FA0C89">
              <w:rPr>
                <w:sz w:val="20"/>
                <w:szCs w:val="20"/>
              </w:rPr>
              <w:t>N</w:t>
            </w:r>
            <w:r w:rsidRPr="00FA0C89">
              <w:rPr>
                <w:sz w:val="20"/>
                <w:szCs w:val="20"/>
                <w:vertAlign w:val="subscript"/>
              </w:rPr>
              <w:t>2</w:t>
            </w:r>
            <w:r w:rsidRPr="00FA0C89">
              <w:rPr>
                <w:sz w:val="20"/>
                <w:szCs w:val="20"/>
              </w:rPr>
              <w:t>O ($ Mg CO</w:t>
            </w:r>
            <w:r w:rsidRPr="00FA0C89">
              <w:rPr>
                <w:sz w:val="20"/>
                <w:szCs w:val="20"/>
                <w:vertAlign w:val="subscript"/>
              </w:rPr>
              <w:t xml:space="preserve">2 </w:t>
            </w:r>
            <w:r w:rsidRPr="00FA0C89">
              <w:rPr>
                <w:i/>
                <w:sz w:val="20"/>
                <w:szCs w:val="20"/>
                <w:vertAlign w:val="subscript"/>
              </w:rPr>
              <w:t>eq</w:t>
            </w:r>
            <w:r w:rsidRPr="00FA0C89">
              <w:rPr>
                <w:sz w:val="20"/>
                <w:szCs w:val="20"/>
                <w:vertAlign w:val="superscript"/>
              </w:rPr>
              <w:t>-1</w:t>
            </w:r>
            <w:r w:rsidRPr="00FA0C89">
              <w:rPr>
                <w:sz w:val="20"/>
                <w:szCs w:val="20"/>
              </w:rPr>
              <w:t>)</w:t>
            </w:r>
          </w:p>
        </w:tc>
        <w:tc>
          <w:tcPr>
            <w:tcW w:w="1451" w:type="dxa"/>
            <w:vAlign w:val="center"/>
          </w:tcPr>
          <w:p w14:paraId="2DEAB70C" w14:textId="0C2445B6" w:rsidR="00AD777C" w:rsidRPr="00FA0C89" w:rsidRDefault="00AD777C" w:rsidP="00796D93">
            <w:pPr>
              <w:jc w:val="center"/>
              <w:rPr>
                <w:sz w:val="20"/>
                <w:szCs w:val="20"/>
              </w:rPr>
            </w:pPr>
            <w:r w:rsidRPr="00FA0C89">
              <w:rPr>
                <w:sz w:val="20"/>
                <w:szCs w:val="20"/>
              </w:rPr>
              <w:t>$4,600</w:t>
            </w:r>
          </w:p>
        </w:tc>
        <w:tc>
          <w:tcPr>
            <w:tcW w:w="1800" w:type="dxa"/>
            <w:vAlign w:val="center"/>
          </w:tcPr>
          <w:p w14:paraId="6B10F036" w14:textId="77777777" w:rsidR="00AC3D5E" w:rsidRPr="00FA0C89" w:rsidRDefault="00AC3D5E" w:rsidP="00AC3D5E">
            <w:pPr>
              <w:jc w:val="center"/>
              <w:rPr>
                <w:sz w:val="20"/>
                <w:szCs w:val="20"/>
              </w:rPr>
            </w:pPr>
            <w:r w:rsidRPr="00FA0C89">
              <w:rPr>
                <w:sz w:val="20"/>
                <w:szCs w:val="20"/>
              </w:rPr>
              <w:t xml:space="preserve">$30,516 </w:t>
            </w:r>
          </w:p>
          <w:p w14:paraId="7B27966E" w14:textId="1FDB8970" w:rsidR="00AD777C" w:rsidRPr="00FA0C89" w:rsidRDefault="00AC3D5E" w:rsidP="00AC3D5E">
            <w:pPr>
              <w:jc w:val="center"/>
              <w:rPr>
                <w:sz w:val="20"/>
                <w:szCs w:val="20"/>
              </w:rPr>
            </w:pPr>
            <w:r w:rsidRPr="00FA0C89">
              <w:rPr>
                <w:sz w:val="20"/>
                <w:szCs w:val="20"/>
              </w:rPr>
              <w:t xml:space="preserve"> ($28,665-$33,072)</w:t>
            </w:r>
          </w:p>
        </w:tc>
        <w:tc>
          <w:tcPr>
            <w:tcW w:w="1232" w:type="dxa"/>
            <w:vAlign w:val="center"/>
          </w:tcPr>
          <w:p w14:paraId="2923E487" w14:textId="1EF973D4" w:rsidR="00AD777C" w:rsidRPr="00FA0C89" w:rsidRDefault="00033A27" w:rsidP="00796D93">
            <w:pPr>
              <w:jc w:val="center"/>
              <w:rPr>
                <w:sz w:val="20"/>
                <w:szCs w:val="20"/>
              </w:rPr>
            </w:pPr>
            <w:r w:rsidRPr="00FA0C89">
              <w:rPr>
                <w:sz w:val="20"/>
                <w:szCs w:val="20"/>
              </w:rPr>
              <w:t>$532</w:t>
            </w:r>
          </w:p>
        </w:tc>
        <w:tc>
          <w:tcPr>
            <w:tcW w:w="1416" w:type="dxa"/>
            <w:vAlign w:val="center"/>
          </w:tcPr>
          <w:p w14:paraId="47429C8F" w14:textId="1ABCB872" w:rsidR="00AD777C" w:rsidRPr="00FA0C89" w:rsidRDefault="00033A27" w:rsidP="00796D93">
            <w:pPr>
              <w:jc w:val="center"/>
              <w:rPr>
                <w:sz w:val="20"/>
                <w:szCs w:val="20"/>
              </w:rPr>
            </w:pPr>
            <w:r w:rsidRPr="00FA0C89">
              <w:rPr>
                <w:sz w:val="20"/>
                <w:szCs w:val="20"/>
              </w:rPr>
              <w:t>$1,736</w:t>
            </w:r>
          </w:p>
        </w:tc>
        <w:tc>
          <w:tcPr>
            <w:tcW w:w="2832" w:type="dxa"/>
            <w:gridSpan w:val="2"/>
            <w:vAlign w:val="center"/>
          </w:tcPr>
          <w:p w14:paraId="04E7DAB2" w14:textId="2A0550E6" w:rsidR="00AD777C" w:rsidRPr="00FA0C89" w:rsidRDefault="00033A27" w:rsidP="00796D93">
            <w:pPr>
              <w:jc w:val="center"/>
              <w:rPr>
                <w:sz w:val="20"/>
                <w:szCs w:val="20"/>
              </w:rPr>
            </w:pPr>
            <w:r w:rsidRPr="00FA0C89">
              <w:rPr>
                <w:sz w:val="20"/>
                <w:szCs w:val="20"/>
              </w:rPr>
              <w:t>$618</w:t>
            </w:r>
          </w:p>
        </w:tc>
      </w:tr>
      <w:tr w:rsidR="00AD777C" w:rsidRPr="008E2B71" w14:paraId="397AFDFE" w14:textId="77777777" w:rsidTr="00033A27">
        <w:tc>
          <w:tcPr>
            <w:tcW w:w="2504" w:type="dxa"/>
            <w:vAlign w:val="center"/>
          </w:tcPr>
          <w:p w14:paraId="7809F3A4" w14:textId="0B331B33" w:rsidR="00AD777C" w:rsidRPr="00FA0C89" w:rsidRDefault="00AD777C" w:rsidP="00796D93">
            <w:pPr>
              <w:jc w:val="right"/>
              <w:rPr>
                <w:sz w:val="20"/>
                <w:szCs w:val="20"/>
              </w:rPr>
            </w:pPr>
            <w:r w:rsidRPr="00FA0C89">
              <w:rPr>
                <w:sz w:val="20"/>
                <w:szCs w:val="20"/>
              </w:rPr>
              <w:t>Biomass ($ Mg</w:t>
            </w:r>
            <w:r w:rsidRPr="00FA0C89">
              <w:rPr>
                <w:sz w:val="20"/>
                <w:szCs w:val="20"/>
                <w:vertAlign w:val="superscript"/>
              </w:rPr>
              <w:t>-1</w:t>
            </w:r>
            <w:r w:rsidRPr="00FA0C89">
              <w:rPr>
                <w:sz w:val="20"/>
                <w:szCs w:val="20"/>
              </w:rPr>
              <w:t>)</w:t>
            </w:r>
          </w:p>
        </w:tc>
        <w:tc>
          <w:tcPr>
            <w:tcW w:w="1451" w:type="dxa"/>
            <w:vAlign w:val="center"/>
          </w:tcPr>
          <w:p w14:paraId="30D4D41D" w14:textId="1D36B4FB" w:rsidR="00AD777C" w:rsidRPr="00FA0C89" w:rsidRDefault="00AD777C" w:rsidP="00796D93">
            <w:pPr>
              <w:jc w:val="center"/>
              <w:rPr>
                <w:sz w:val="20"/>
                <w:szCs w:val="20"/>
              </w:rPr>
            </w:pPr>
            <w:r w:rsidRPr="00FA0C89">
              <w:rPr>
                <w:sz w:val="20"/>
                <w:szCs w:val="20"/>
              </w:rPr>
              <w:t>$141</w:t>
            </w:r>
          </w:p>
        </w:tc>
        <w:tc>
          <w:tcPr>
            <w:tcW w:w="1800" w:type="dxa"/>
            <w:vAlign w:val="center"/>
          </w:tcPr>
          <w:p w14:paraId="6FDA27FC" w14:textId="5223DDE7" w:rsidR="00AD777C" w:rsidRPr="00FA0C89" w:rsidRDefault="00AD777C" w:rsidP="00796D93">
            <w:pPr>
              <w:jc w:val="center"/>
              <w:rPr>
                <w:sz w:val="20"/>
                <w:szCs w:val="20"/>
              </w:rPr>
            </w:pPr>
            <w:r w:rsidRPr="00FA0C89">
              <w:rPr>
                <w:sz w:val="20"/>
                <w:szCs w:val="20"/>
              </w:rPr>
              <w:t>$2,787</w:t>
            </w:r>
          </w:p>
        </w:tc>
        <w:tc>
          <w:tcPr>
            <w:tcW w:w="1232" w:type="dxa"/>
            <w:vAlign w:val="center"/>
          </w:tcPr>
          <w:p w14:paraId="1F3CEB61" w14:textId="7A765F76" w:rsidR="00AD777C" w:rsidRPr="00FA0C89" w:rsidRDefault="00AD777C" w:rsidP="00796D93">
            <w:pPr>
              <w:jc w:val="center"/>
              <w:rPr>
                <w:sz w:val="20"/>
                <w:szCs w:val="20"/>
              </w:rPr>
            </w:pPr>
            <w:r w:rsidRPr="00FA0C89">
              <w:rPr>
                <w:sz w:val="20"/>
                <w:szCs w:val="20"/>
              </w:rPr>
              <w:t>$77</w:t>
            </w:r>
          </w:p>
        </w:tc>
        <w:tc>
          <w:tcPr>
            <w:tcW w:w="1416" w:type="dxa"/>
            <w:vAlign w:val="center"/>
          </w:tcPr>
          <w:p w14:paraId="7F1EB363" w14:textId="52B248A6" w:rsidR="00AD777C" w:rsidRPr="00FA0C89" w:rsidRDefault="00AD777C" w:rsidP="00796D93">
            <w:pPr>
              <w:jc w:val="center"/>
              <w:rPr>
                <w:sz w:val="20"/>
                <w:szCs w:val="20"/>
              </w:rPr>
            </w:pPr>
            <w:r w:rsidRPr="00FA0C89">
              <w:rPr>
                <w:sz w:val="20"/>
                <w:szCs w:val="20"/>
              </w:rPr>
              <w:t>$24</w:t>
            </w:r>
          </w:p>
        </w:tc>
        <w:tc>
          <w:tcPr>
            <w:tcW w:w="2832" w:type="dxa"/>
            <w:gridSpan w:val="2"/>
            <w:vAlign w:val="center"/>
          </w:tcPr>
          <w:p w14:paraId="1D46A029" w14:textId="56B8F95C" w:rsidR="00AD777C" w:rsidRPr="00FA0C89" w:rsidRDefault="00AD777C" w:rsidP="00AD777C">
            <w:pPr>
              <w:jc w:val="center"/>
              <w:rPr>
                <w:sz w:val="20"/>
                <w:szCs w:val="20"/>
              </w:rPr>
            </w:pPr>
            <w:r w:rsidRPr="00FA0C89">
              <w:rPr>
                <w:sz w:val="20"/>
                <w:szCs w:val="20"/>
              </w:rPr>
              <w:t>$56</w:t>
            </w:r>
          </w:p>
        </w:tc>
      </w:tr>
    </w:tbl>
    <w:p w14:paraId="7EC707C9" w14:textId="77777777" w:rsidR="00D67A17" w:rsidRDefault="00D67A17" w:rsidP="00D67A17">
      <w:pPr>
        <w:rPr>
          <w:sz w:val="18"/>
          <w:szCs w:val="18"/>
        </w:rPr>
      </w:pPr>
      <w:r w:rsidRPr="00FA3943">
        <w:rPr>
          <w:sz w:val="18"/>
          <w:szCs w:val="18"/>
        </w:rPr>
        <w:t>* There isn’t a</w:t>
      </w:r>
      <w:r>
        <w:rPr>
          <w:sz w:val="18"/>
          <w:szCs w:val="18"/>
        </w:rPr>
        <w:t xml:space="preserve"> range</w:t>
      </w:r>
      <w:r w:rsidRPr="00FA3943">
        <w:rPr>
          <w:sz w:val="18"/>
          <w:szCs w:val="18"/>
        </w:rPr>
        <w:t xml:space="preserve"> because it is a flat rate </w:t>
      </w:r>
      <w:r>
        <w:rPr>
          <w:sz w:val="18"/>
          <w:szCs w:val="18"/>
        </w:rPr>
        <w:t xml:space="preserve">per hectare for implementation and </w:t>
      </w:r>
      <w:r w:rsidRPr="00FA3943">
        <w:rPr>
          <w:sz w:val="18"/>
          <w:szCs w:val="18"/>
        </w:rPr>
        <w:t xml:space="preserve">the variability </w:t>
      </w:r>
      <w:r>
        <w:rPr>
          <w:sz w:val="18"/>
          <w:szCs w:val="18"/>
        </w:rPr>
        <w:t>was not modeled</w:t>
      </w:r>
      <w:r w:rsidRPr="00FA3943">
        <w:rPr>
          <w:sz w:val="18"/>
          <w:szCs w:val="18"/>
        </w:rPr>
        <w:t xml:space="preserve"> for biomass yield, energy production and GHG emissions due to limitations in biophysical data at field-scales.</w:t>
      </w:r>
    </w:p>
    <w:p w14:paraId="1541AD97" w14:textId="339D00BD" w:rsidR="00D67A17" w:rsidRDefault="00D67A17" w:rsidP="00D67A17">
      <w:pPr>
        <w:rPr>
          <w:sz w:val="18"/>
          <w:szCs w:val="18"/>
        </w:rPr>
      </w:pPr>
      <w:r w:rsidRPr="00FA0C89">
        <w:rPr>
          <w:sz w:val="18"/>
          <w:szCs w:val="18"/>
          <w:vertAlign w:val="superscript"/>
        </w:rPr>
        <w:lastRenderedPageBreak/>
        <w:t>2</w:t>
      </w:r>
      <w:r w:rsidRPr="00FA0C89">
        <w:rPr>
          <w:sz w:val="18"/>
          <w:szCs w:val="18"/>
        </w:rPr>
        <w:t xml:space="preserve"> The </w:t>
      </w:r>
      <w:r w:rsidR="00FA0C89" w:rsidRPr="00FA0C89">
        <w:rPr>
          <w:sz w:val="18"/>
          <w:szCs w:val="18"/>
        </w:rPr>
        <w:t>direct</w:t>
      </w:r>
      <w:r w:rsidRPr="00FA0C89">
        <w:rPr>
          <w:sz w:val="18"/>
          <w:szCs w:val="18"/>
        </w:rPr>
        <w:t xml:space="preserve"> cost-effectiveness accounts for direct costs in $2026 for structural and vegetative components of establishing, managing and harvesting biomass material from the conservation practice</w:t>
      </w:r>
      <w:r w:rsidR="00FA0C89" w:rsidRPr="00FA0C89">
        <w:rPr>
          <w:sz w:val="18"/>
          <w:szCs w:val="18"/>
        </w:rPr>
        <w:t>.</w:t>
      </w:r>
      <w:r>
        <w:rPr>
          <w:sz w:val="18"/>
          <w:szCs w:val="18"/>
        </w:rPr>
        <w:t xml:space="preserve"> </w:t>
      </w:r>
    </w:p>
    <w:p w14:paraId="13AD380D" w14:textId="77777777" w:rsidR="00D67A17" w:rsidRDefault="00D67A17" w:rsidP="00D67A17">
      <w:pPr>
        <w:rPr>
          <w:sz w:val="18"/>
          <w:szCs w:val="18"/>
        </w:rPr>
      </w:pPr>
      <w:r>
        <w:rPr>
          <w:sz w:val="18"/>
          <w:szCs w:val="18"/>
          <w:vertAlign w:val="superscript"/>
        </w:rPr>
        <w:t>3</w:t>
      </w:r>
      <w:r>
        <w:rPr>
          <w:sz w:val="18"/>
          <w:szCs w:val="18"/>
        </w:rPr>
        <w:t xml:space="preserve"> The outcomes and cost-effectiveness are calculated per hectare of wetland. </w:t>
      </w:r>
    </w:p>
    <w:p w14:paraId="774BF50E" w14:textId="77777777" w:rsidR="00D67A17" w:rsidRPr="00B0504E" w:rsidRDefault="00D67A17" w:rsidP="00D67A17">
      <w:pPr>
        <w:rPr>
          <w:sz w:val="18"/>
          <w:szCs w:val="18"/>
        </w:rPr>
      </w:pPr>
      <w:r>
        <w:rPr>
          <w:sz w:val="18"/>
          <w:szCs w:val="18"/>
          <w:vertAlign w:val="superscript"/>
        </w:rPr>
        <w:t>4</w:t>
      </w:r>
      <w:r>
        <w:rPr>
          <w:sz w:val="18"/>
          <w:szCs w:val="18"/>
        </w:rPr>
        <w:t xml:space="preserve"> Riparian buffer per hectare of buffer.</w:t>
      </w:r>
    </w:p>
    <w:p w14:paraId="38050BFA" w14:textId="77777777" w:rsidR="00D67A17" w:rsidRPr="0028470A" w:rsidRDefault="00D67A17" w:rsidP="00D67A17">
      <w:pPr>
        <w:rPr>
          <w:sz w:val="18"/>
          <w:szCs w:val="18"/>
        </w:rPr>
        <w:sectPr w:rsidR="00D67A17" w:rsidRPr="0028470A" w:rsidSect="007E5D06">
          <w:pgSz w:w="15840" w:h="12240" w:orient="landscape"/>
          <w:pgMar w:top="1440" w:right="1440" w:bottom="1440" w:left="1440" w:header="720" w:footer="720" w:gutter="0"/>
          <w:lnNumType w:countBy="1" w:restart="continuous"/>
          <w:cols w:space="720"/>
          <w:docGrid w:linePitch="360"/>
        </w:sectPr>
      </w:pPr>
      <w:r>
        <w:rPr>
          <w:sz w:val="18"/>
          <w:szCs w:val="18"/>
          <w:vertAlign w:val="superscript"/>
        </w:rPr>
        <w:t>5</w:t>
      </w:r>
      <w:r>
        <w:rPr>
          <w:sz w:val="18"/>
          <w:szCs w:val="18"/>
        </w:rPr>
        <w:t xml:space="preserve"> The habitat outcome is assigned a symbol to designate if the habitat proxy is achieved (+) through implementation of the practice, or absent (o).</w:t>
      </w:r>
    </w:p>
    <w:p w14:paraId="3DCC7574" w14:textId="34A95342" w:rsidR="00701189" w:rsidRDefault="00701189">
      <w:pPr>
        <w:rPr>
          <w:highlight w:val="yellow"/>
        </w:rPr>
      </w:pPr>
    </w:p>
    <w:p w14:paraId="10E5F792" w14:textId="5DADD125" w:rsidR="00B36E1E" w:rsidRDefault="00B95B6E" w:rsidP="00B36E1E">
      <w:r w:rsidRPr="00403FFB">
        <w:rPr>
          <w:b/>
          <w:szCs w:val="18"/>
        </w:rPr>
        <w:t xml:space="preserve">Table </w:t>
      </w:r>
      <w:r w:rsidR="00D01DA9">
        <w:rPr>
          <w:b/>
          <w:szCs w:val="18"/>
        </w:rPr>
        <w:t>6</w:t>
      </w:r>
      <w:r w:rsidRPr="00403FFB">
        <w:rPr>
          <w:b/>
          <w:szCs w:val="18"/>
        </w:rPr>
        <w:t>.</w:t>
      </w:r>
      <w:r w:rsidRPr="00403FFB">
        <w:rPr>
          <w:szCs w:val="18"/>
        </w:rPr>
        <w:t xml:space="preserve"> </w:t>
      </w:r>
      <w:r w:rsidR="00C1152F">
        <w:t>Characterization</w:t>
      </w:r>
      <w:r w:rsidR="00B36E1E">
        <w:t xml:space="preserve"> of multifunctional watershed </w:t>
      </w:r>
      <w:r w:rsidR="00AB5A2D">
        <w:t xml:space="preserve">planning </w:t>
      </w:r>
      <w:r w:rsidR="00B36E1E">
        <w:t>archetypes</w:t>
      </w:r>
      <w:r w:rsidR="00AB5A2D">
        <w:t xml:space="preserve"> and the treatment-level performance metrics.</w:t>
      </w:r>
    </w:p>
    <w:p w14:paraId="61EE1DCF" w14:textId="77777777" w:rsidR="00FE7FB2" w:rsidRDefault="00FE7FB2" w:rsidP="00B36E1E"/>
    <w:tbl>
      <w:tblPr>
        <w:tblStyle w:val="TableGrid"/>
        <w:tblW w:w="8058" w:type="dxa"/>
        <w:tblLook w:val="04A0" w:firstRow="1" w:lastRow="0" w:firstColumn="1" w:lastColumn="0" w:noHBand="0" w:noVBand="1"/>
      </w:tblPr>
      <w:tblGrid>
        <w:gridCol w:w="2793"/>
        <w:gridCol w:w="1053"/>
        <w:gridCol w:w="1053"/>
        <w:gridCol w:w="1053"/>
        <w:gridCol w:w="1053"/>
        <w:gridCol w:w="1053"/>
      </w:tblGrid>
      <w:tr w:rsidR="00AB1024" w:rsidRPr="00057E56" w14:paraId="71C3FEC2" w14:textId="77777777" w:rsidTr="00CB71A4">
        <w:trPr>
          <w:trHeight w:val="288"/>
        </w:trPr>
        <w:tc>
          <w:tcPr>
            <w:tcW w:w="2793" w:type="dxa"/>
            <w:vMerge w:val="restart"/>
            <w:noWrap/>
            <w:vAlign w:val="center"/>
            <w:hideMark/>
          </w:tcPr>
          <w:p w14:paraId="110D2978" w14:textId="7B210734" w:rsidR="00AB1024" w:rsidRPr="00057E56" w:rsidRDefault="00AB1024" w:rsidP="00057E56">
            <w:pPr>
              <w:jc w:val="center"/>
              <w:rPr>
                <w:color w:val="000000"/>
                <w:sz w:val="22"/>
                <w:szCs w:val="22"/>
              </w:rPr>
            </w:pPr>
          </w:p>
        </w:tc>
        <w:tc>
          <w:tcPr>
            <w:tcW w:w="5265" w:type="dxa"/>
            <w:gridSpan w:val="5"/>
            <w:noWrap/>
            <w:vAlign w:val="center"/>
          </w:tcPr>
          <w:p w14:paraId="02BB9807" w14:textId="2221C73D" w:rsidR="00AB1024" w:rsidRPr="00057E56" w:rsidRDefault="00AB1024" w:rsidP="00057E56">
            <w:pPr>
              <w:jc w:val="center"/>
              <w:rPr>
                <w:b/>
                <w:color w:val="000000"/>
                <w:sz w:val="22"/>
                <w:szCs w:val="22"/>
              </w:rPr>
            </w:pPr>
            <w:r>
              <w:rPr>
                <w:b/>
                <w:color w:val="000000"/>
                <w:sz w:val="22"/>
                <w:szCs w:val="22"/>
              </w:rPr>
              <w:t xml:space="preserve">Planning </w:t>
            </w:r>
            <w:commentRangeStart w:id="247"/>
            <w:r>
              <w:rPr>
                <w:b/>
                <w:color w:val="000000"/>
                <w:sz w:val="22"/>
                <w:szCs w:val="22"/>
              </w:rPr>
              <w:t>Classes</w:t>
            </w:r>
            <w:commentRangeEnd w:id="247"/>
            <w:r w:rsidR="002A353C">
              <w:rPr>
                <w:rStyle w:val="CommentReference"/>
              </w:rPr>
              <w:commentReference w:id="247"/>
            </w:r>
          </w:p>
        </w:tc>
      </w:tr>
      <w:tr w:rsidR="00AB1024" w:rsidRPr="00057E56" w14:paraId="7CA11CF2" w14:textId="77777777" w:rsidTr="00CB71A4">
        <w:trPr>
          <w:trHeight w:val="288"/>
        </w:trPr>
        <w:tc>
          <w:tcPr>
            <w:tcW w:w="2793" w:type="dxa"/>
            <w:vMerge/>
            <w:noWrap/>
            <w:vAlign w:val="center"/>
          </w:tcPr>
          <w:p w14:paraId="28CDA464" w14:textId="77777777" w:rsidR="00AB1024" w:rsidRPr="00057E56" w:rsidRDefault="00AB1024" w:rsidP="001B5701">
            <w:pPr>
              <w:jc w:val="center"/>
              <w:rPr>
                <w:color w:val="000000"/>
                <w:sz w:val="22"/>
                <w:szCs w:val="22"/>
              </w:rPr>
            </w:pPr>
          </w:p>
        </w:tc>
        <w:tc>
          <w:tcPr>
            <w:tcW w:w="1053" w:type="dxa"/>
            <w:noWrap/>
            <w:vAlign w:val="center"/>
          </w:tcPr>
          <w:p w14:paraId="74284899" w14:textId="0A5B3E01" w:rsidR="00AB1024" w:rsidRPr="00154CCE" w:rsidRDefault="00AB1024" w:rsidP="001B5701">
            <w:pPr>
              <w:jc w:val="center"/>
              <w:rPr>
                <w:b/>
                <w:color w:val="000000"/>
                <w:sz w:val="22"/>
                <w:szCs w:val="22"/>
              </w:rPr>
            </w:pPr>
            <w:r w:rsidRPr="00154CCE">
              <w:rPr>
                <w:b/>
                <w:color w:val="000000"/>
                <w:sz w:val="22"/>
                <w:szCs w:val="22"/>
              </w:rPr>
              <w:t>PC</w:t>
            </w:r>
            <w:r w:rsidRPr="00057E56">
              <w:rPr>
                <w:b/>
                <w:color w:val="000000"/>
                <w:sz w:val="22"/>
                <w:szCs w:val="22"/>
              </w:rPr>
              <w:t>1</w:t>
            </w:r>
          </w:p>
        </w:tc>
        <w:tc>
          <w:tcPr>
            <w:tcW w:w="1053" w:type="dxa"/>
            <w:noWrap/>
            <w:vAlign w:val="center"/>
          </w:tcPr>
          <w:p w14:paraId="4875FF3B" w14:textId="6966577A" w:rsidR="00AB1024" w:rsidRPr="00154CCE" w:rsidRDefault="00AB1024" w:rsidP="001B5701">
            <w:pPr>
              <w:jc w:val="center"/>
              <w:rPr>
                <w:b/>
                <w:color w:val="000000"/>
                <w:sz w:val="22"/>
                <w:szCs w:val="22"/>
              </w:rPr>
            </w:pPr>
            <w:r w:rsidRPr="00154CCE">
              <w:rPr>
                <w:b/>
                <w:color w:val="000000"/>
                <w:sz w:val="22"/>
                <w:szCs w:val="22"/>
              </w:rPr>
              <w:t>PC</w:t>
            </w:r>
            <w:r w:rsidRPr="00057E56">
              <w:rPr>
                <w:b/>
                <w:color w:val="000000"/>
                <w:sz w:val="22"/>
                <w:szCs w:val="22"/>
              </w:rPr>
              <w:t>2</w:t>
            </w:r>
          </w:p>
        </w:tc>
        <w:tc>
          <w:tcPr>
            <w:tcW w:w="1053" w:type="dxa"/>
            <w:noWrap/>
            <w:vAlign w:val="center"/>
          </w:tcPr>
          <w:p w14:paraId="71CD58C4" w14:textId="1636DD36" w:rsidR="00AB1024" w:rsidRPr="00154CCE" w:rsidRDefault="00AB1024" w:rsidP="001B5701">
            <w:pPr>
              <w:jc w:val="center"/>
              <w:rPr>
                <w:b/>
                <w:color w:val="000000"/>
                <w:sz w:val="22"/>
                <w:szCs w:val="22"/>
              </w:rPr>
            </w:pPr>
            <w:r w:rsidRPr="00154CCE">
              <w:rPr>
                <w:b/>
                <w:color w:val="000000"/>
                <w:sz w:val="22"/>
                <w:szCs w:val="22"/>
              </w:rPr>
              <w:t>PC</w:t>
            </w:r>
            <w:r w:rsidRPr="00057E56">
              <w:rPr>
                <w:b/>
                <w:color w:val="000000"/>
                <w:sz w:val="22"/>
                <w:szCs w:val="22"/>
              </w:rPr>
              <w:t>3</w:t>
            </w:r>
          </w:p>
        </w:tc>
        <w:tc>
          <w:tcPr>
            <w:tcW w:w="1053" w:type="dxa"/>
            <w:noWrap/>
            <w:vAlign w:val="center"/>
          </w:tcPr>
          <w:p w14:paraId="6DD34B57" w14:textId="51D13044" w:rsidR="00AB1024" w:rsidRPr="00154CCE" w:rsidRDefault="00AB1024" w:rsidP="001B5701">
            <w:pPr>
              <w:jc w:val="center"/>
              <w:rPr>
                <w:b/>
                <w:color w:val="000000"/>
                <w:sz w:val="22"/>
                <w:szCs w:val="22"/>
              </w:rPr>
            </w:pPr>
            <w:r w:rsidRPr="00154CCE">
              <w:rPr>
                <w:b/>
                <w:color w:val="000000"/>
                <w:sz w:val="22"/>
                <w:szCs w:val="22"/>
              </w:rPr>
              <w:t>PC</w:t>
            </w:r>
            <w:r w:rsidRPr="00057E56">
              <w:rPr>
                <w:b/>
                <w:color w:val="000000"/>
                <w:sz w:val="22"/>
                <w:szCs w:val="22"/>
              </w:rPr>
              <w:t>4</w:t>
            </w:r>
          </w:p>
        </w:tc>
        <w:tc>
          <w:tcPr>
            <w:tcW w:w="1053" w:type="dxa"/>
            <w:noWrap/>
            <w:vAlign w:val="center"/>
          </w:tcPr>
          <w:p w14:paraId="5DFE376C" w14:textId="61357DC3" w:rsidR="00AB1024" w:rsidRPr="00154CCE" w:rsidRDefault="00AB1024" w:rsidP="001B5701">
            <w:pPr>
              <w:jc w:val="center"/>
              <w:rPr>
                <w:b/>
                <w:color w:val="000000"/>
                <w:sz w:val="22"/>
                <w:szCs w:val="22"/>
              </w:rPr>
            </w:pPr>
            <w:r w:rsidRPr="00154CCE">
              <w:rPr>
                <w:b/>
                <w:color w:val="000000"/>
                <w:sz w:val="22"/>
                <w:szCs w:val="22"/>
              </w:rPr>
              <w:t>PC</w:t>
            </w:r>
            <w:r w:rsidRPr="00057E56">
              <w:rPr>
                <w:b/>
                <w:color w:val="000000"/>
                <w:sz w:val="22"/>
                <w:szCs w:val="22"/>
              </w:rPr>
              <w:t>5</w:t>
            </w:r>
          </w:p>
        </w:tc>
      </w:tr>
      <w:tr w:rsidR="001B7ACE" w:rsidRPr="00057E56" w14:paraId="64DEC4F8" w14:textId="77777777" w:rsidTr="00CB71A4">
        <w:trPr>
          <w:trHeight w:val="288"/>
        </w:trPr>
        <w:tc>
          <w:tcPr>
            <w:tcW w:w="2793" w:type="dxa"/>
            <w:noWrap/>
            <w:vAlign w:val="center"/>
            <w:hideMark/>
          </w:tcPr>
          <w:p w14:paraId="07115DDB" w14:textId="24EC9808" w:rsidR="001B5701" w:rsidRPr="00057E56" w:rsidRDefault="00704F1D" w:rsidP="001B5701">
            <w:pPr>
              <w:jc w:val="center"/>
              <w:rPr>
                <w:color w:val="000000"/>
                <w:sz w:val="22"/>
                <w:szCs w:val="22"/>
              </w:rPr>
            </w:pPr>
            <w:r>
              <w:rPr>
                <w:color w:val="000000"/>
                <w:sz w:val="22"/>
                <w:szCs w:val="22"/>
              </w:rPr>
              <w:t>Number of HUC12s in Class</w:t>
            </w:r>
          </w:p>
        </w:tc>
        <w:tc>
          <w:tcPr>
            <w:tcW w:w="1053" w:type="dxa"/>
            <w:noWrap/>
            <w:vAlign w:val="center"/>
            <w:hideMark/>
          </w:tcPr>
          <w:p w14:paraId="404A4B0A" w14:textId="77777777" w:rsidR="001B5701" w:rsidRPr="00057E56" w:rsidRDefault="001B5701" w:rsidP="001B5701">
            <w:pPr>
              <w:jc w:val="center"/>
              <w:rPr>
                <w:color w:val="000000"/>
                <w:sz w:val="22"/>
                <w:szCs w:val="22"/>
              </w:rPr>
            </w:pPr>
            <w:r w:rsidRPr="00057E56">
              <w:rPr>
                <w:color w:val="000000"/>
                <w:sz w:val="22"/>
                <w:szCs w:val="22"/>
              </w:rPr>
              <w:t>11</w:t>
            </w:r>
          </w:p>
        </w:tc>
        <w:tc>
          <w:tcPr>
            <w:tcW w:w="1053" w:type="dxa"/>
            <w:noWrap/>
            <w:vAlign w:val="center"/>
            <w:hideMark/>
          </w:tcPr>
          <w:p w14:paraId="7D2D861C" w14:textId="77777777" w:rsidR="001B5701" w:rsidRPr="00057E56" w:rsidRDefault="001B5701" w:rsidP="001B5701">
            <w:pPr>
              <w:jc w:val="center"/>
              <w:rPr>
                <w:color w:val="000000"/>
                <w:sz w:val="22"/>
                <w:szCs w:val="22"/>
              </w:rPr>
            </w:pPr>
            <w:r w:rsidRPr="00057E56">
              <w:rPr>
                <w:color w:val="000000"/>
                <w:sz w:val="22"/>
                <w:szCs w:val="22"/>
              </w:rPr>
              <w:t>11</w:t>
            </w:r>
          </w:p>
        </w:tc>
        <w:tc>
          <w:tcPr>
            <w:tcW w:w="1053" w:type="dxa"/>
            <w:noWrap/>
            <w:vAlign w:val="center"/>
            <w:hideMark/>
          </w:tcPr>
          <w:p w14:paraId="567EEB50" w14:textId="77777777" w:rsidR="001B5701" w:rsidRPr="00057E56" w:rsidRDefault="001B5701" w:rsidP="001B5701">
            <w:pPr>
              <w:jc w:val="center"/>
              <w:rPr>
                <w:color w:val="000000"/>
                <w:sz w:val="22"/>
                <w:szCs w:val="22"/>
              </w:rPr>
            </w:pPr>
            <w:r w:rsidRPr="00057E56">
              <w:rPr>
                <w:color w:val="000000"/>
                <w:sz w:val="22"/>
                <w:szCs w:val="22"/>
              </w:rPr>
              <w:t>16</w:t>
            </w:r>
          </w:p>
        </w:tc>
        <w:tc>
          <w:tcPr>
            <w:tcW w:w="1053" w:type="dxa"/>
            <w:noWrap/>
            <w:vAlign w:val="center"/>
            <w:hideMark/>
          </w:tcPr>
          <w:p w14:paraId="5E1641BD" w14:textId="77777777" w:rsidR="001B5701" w:rsidRPr="00057E56" w:rsidRDefault="001B5701" w:rsidP="001B5701">
            <w:pPr>
              <w:jc w:val="center"/>
              <w:rPr>
                <w:color w:val="000000"/>
                <w:sz w:val="22"/>
                <w:szCs w:val="22"/>
              </w:rPr>
            </w:pPr>
            <w:r w:rsidRPr="00057E56">
              <w:rPr>
                <w:color w:val="000000"/>
                <w:sz w:val="22"/>
                <w:szCs w:val="22"/>
              </w:rPr>
              <w:t>5</w:t>
            </w:r>
          </w:p>
        </w:tc>
        <w:tc>
          <w:tcPr>
            <w:tcW w:w="1053" w:type="dxa"/>
            <w:noWrap/>
            <w:vAlign w:val="center"/>
            <w:hideMark/>
          </w:tcPr>
          <w:p w14:paraId="16E4DC29" w14:textId="77777777" w:rsidR="001B5701" w:rsidRPr="00057E56" w:rsidRDefault="001B5701" w:rsidP="001B5701">
            <w:pPr>
              <w:jc w:val="center"/>
              <w:rPr>
                <w:color w:val="000000"/>
                <w:sz w:val="22"/>
                <w:szCs w:val="22"/>
              </w:rPr>
            </w:pPr>
            <w:r w:rsidRPr="00057E56">
              <w:rPr>
                <w:color w:val="000000"/>
                <w:sz w:val="22"/>
                <w:szCs w:val="22"/>
              </w:rPr>
              <w:t>4</w:t>
            </w:r>
          </w:p>
        </w:tc>
      </w:tr>
      <w:tr w:rsidR="00CB71A4" w:rsidRPr="00057E56" w14:paraId="3F41852B" w14:textId="77777777" w:rsidTr="00A76EFD">
        <w:trPr>
          <w:trHeight w:val="288"/>
        </w:trPr>
        <w:tc>
          <w:tcPr>
            <w:tcW w:w="8058" w:type="dxa"/>
            <w:gridSpan w:val="6"/>
            <w:noWrap/>
            <w:vAlign w:val="center"/>
          </w:tcPr>
          <w:p w14:paraId="67D05B0A" w14:textId="1B8146D8" w:rsidR="00CB71A4" w:rsidRPr="00CB71A4" w:rsidRDefault="001E211A" w:rsidP="005811BC">
            <w:pPr>
              <w:jc w:val="center"/>
              <w:rPr>
                <w:color w:val="000000"/>
                <w:sz w:val="22"/>
                <w:szCs w:val="22"/>
              </w:rPr>
            </w:pPr>
            <w:r>
              <w:rPr>
                <w:i/>
                <w:color w:val="000000"/>
                <w:sz w:val="22"/>
                <w:szCs w:val="22"/>
              </w:rPr>
              <w:t>Cluster Characteristics</w:t>
            </w:r>
          </w:p>
        </w:tc>
      </w:tr>
      <w:tr w:rsidR="001B7ACE" w:rsidRPr="00057E56" w14:paraId="1DD2C154" w14:textId="77777777" w:rsidTr="008F4B90">
        <w:trPr>
          <w:trHeight w:val="288"/>
        </w:trPr>
        <w:tc>
          <w:tcPr>
            <w:tcW w:w="2793" w:type="dxa"/>
            <w:noWrap/>
            <w:vAlign w:val="center"/>
          </w:tcPr>
          <w:p w14:paraId="51374126" w14:textId="68F39D74" w:rsidR="008F4B90" w:rsidRPr="00057E56" w:rsidRDefault="008F4B90" w:rsidP="008F4B90">
            <w:pPr>
              <w:jc w:val="center"/>
              <w:rPr>
                <w:color w:val="000000"/>
                <w:sz w:val="22"/>
                <w:szCs w:val="22"/>
              </w:rPr>
            </w:pPr>
            <w:r>
              <w:rPr>
                <w:color w:val="000000"/>
                <w:sz w:val="22"/>
                <w:szCs w:val="22"/>
              </w:rPr>
              <w:t>Mean percent of HUC12 converted to prairie patch</w:t>
            </w:r>
          </w:p>
        </w:tc>
        <w:tc>
          <w:tcPr>
            <w:tcW w:w="1053" w:type="dxa"/>
            <w:noWrap/>
            <w:vAlign w:val="center"/>
          </w:tcPr>
          <w:p w14:paraId="4FCB2D97" w14:textId="64EC5743" w:rsidR="008F4B90" w:rsidRPr="00057E56" w:rsidRDefault="008F4B90" w:rsidP="008F4B90">
            <w:pPr>
              <w:jc w:val="center"/>
              <w:rPr>
                <w:color w:val="000000"/>
                <w:sz w:val="22"/>
                <w:szCs w:val="22"/>
              </w:rPr>
            </w:pPr>
            <w:r>
              <w:rPr>
                <w:color w:val="000000"/>
                <w:sz w:val="22"/>
                <w:szCs w:val="22"/>
              </w:rPr>
              <w:t>9%</w:t>
            </w:r>
          </w:p>
        </w:tc>
        <w:tc>
          <w:tcPr>
            <w:tcW w:w="1053" w:type="dxa"/>
            <w:noWrap/>
            <w:vAlign w:val="center"/>
          </w:tcPr>
          <w:p w14:paraId="40A0CB14" w14:textId="59DC834C" w:rsidR="008F4B90" w:rsidRPr="00057E56" w:rsidRDefault="008F4B90" w:rsidP="008F4B90">
            <w:pPr>
              <w:jc w:val="center"/>
              <w:rPr>
                <w:color w:val="000000"/>
                <w:sz w:val="22"/>
                <w:szCs w:val="22"/>
              </w:rPr>
            </w:pPr>
            <w:r>
              <w:rPr>
                <w:color w:val="000000"/>
                <w:sz w:val="22"/>
                <w:szCs w:val="22"/>
              </w:rPr>
              <w:t>1%</w:t>
            </w:r>
          </w:p>
        </w:tc>
        <w:tc>
          <w:tcPr>
            <w:tcW w:w="1053" w:type="dxa"/>
            <w:noWrap/>
            <w:vAlign w:val="center"/>
          </w:tcPr>
          <w:p w14:paraId="739B9435" w14:textId="7BA5F244" w:rsidR="008F4B90" w:rsidRPr="00057E56" w:rsidRDefault="008F4B90" w:rsidP="008F4B90">
            <w:pPr>
              <w:jc w:val="center"/>
              <w:rPr>
                <w:color w:val="000000"/>
                <w:sz w:val="22"/>
                <w:szCs w:val="22"/>
              </w:rPr>
            </w:pPr>
            <w:r>
              <w:rPr>
                <w:color w:val="000000"/>
                <w:sz w:val="22"/>
                <w:szCs w:val="22"/>
              </w:rPr>
              <w:t>6%</w:t>
            </w:r>
          </w:p>
        </w:tc>
        <w:tc>
          <w:tcPr>
            <w:tcW w:w="1053" w:type="dxa"/>
            <w:noWrap/>
            <w:vAlign w:val="center"/>
          </w:tcPr>
          <w:p w14:paraId="32919C35" w14:textId="284C1DFB" w:rsidR="008F4B90" w:rsidRPr="00057E56" w:rsidRDefault="008F4B90" w:rsidP="008F4B90">
            <w:pPr>
              <w:jc w:val="center"/>
              <w:rPr>
                <w:color w:val="000000"/>
                <w:sz w:val="22"/>
                <w:szCs w:val="22"/>
              </w:rPr>
            </w:pPr>
            <w:r>
              <w:rPr>
                <w:color w:val="000000"/>
                <w:sz w:val="22"/>
                <w:szCs w:val="22"/>
              </w:rPr>
              <w:t>8%</w:t>
            </w:r>
          </w:p>
        </w:tc>
        <w:tc>
          <w:tcPr>
            <w:tcW w:w="1053" w:type="dxa"/>
            <w:noWrap/>
            <w:vAlign w:val="center"/>
          </w:tcPr>
          <w:p w14:paraId="172266E9" w14:textId="0B26E2A7" w:rsidR="008F4B90" w:rsidRPr="00057E56" w:rsidRDefault="008F4B90" w:rsidP="008F4B90">
            <w:pPr>
              <w:jc w:val="center"/>
              <w:rPr>
                <w:color w:val="000000"/>
                <w:sz w:val="22"/>
                <w:szCs w:val="22"/>
              </w:rPr>
            </w:pPr>
            <w:r>
              <w:rPr>
                <w:color w:val="000000"/>
                <w:sz w:val="22"/>
                <w:szCs w:val="22"/>
              </w:rPr>
              <w:t>17%</w:t>
            </w:r>
          </w:p>
        </w:tc>
      </w:tr>
      <w:tr w:rsidR="001B7ACE" w:rsidRPr="00057E56" w14:paraId="2CB6D9F8" w14:textId="77777777" w:rsidTr="008F4B90">
        <w:trPr>
          <w:trHeight w:val="288"/>
        </w:trPr>
        <w:tc>
          <w:tcPr>
            <w:tcW w:w="2793" w:type="dxa"/>
            <w:noWrap/>
            <w:vAlign w:val="center"/>
          </w:tcPr>
          <w:p w14:paraId="394F6E56" w14:textId="6DD1EA8B" w:rsidR="008F4B90" w:rsidRPr="00057E56" w:rsidRDefault="008F4B90" w:rsidP="008F4B90">
            <w:pPr>
              <w:jc w:val="center"/>
              <w:rPr>
                <w:color w:val="000000"/>
                <w:sz w:val="22"/>
                <w:szCs w:val="22"/>
              </w:rPr>
            </w:pPr>
            <w:r>
              <w:rPr>
                <w:color w:val="000000"/>
                <w:sz w:val="22"/>
                <w:szCs w:val="22"/>
              </w:rPr>
              <w:t>Mean percent of HUC12 converted to linear habitat</w:t>
            </w:r>
          </w:p>
        </w:tc>
        <w:tc>
          <w:tcPr>
            <w:tcW w:w="1053" w:type="dxa"/>
            <w:noWrap/>
            <w:vAlign w:val="center"/>
          </w:tcPr>
          <w:p w14:paraId="3748A346" w14:textId="291FDA72" w:rsidR="008F4B90" w:rsidRPr="00057E56" w:rsidRDefault="008F4B90" w:rsidP="008F4B90">
            <w:pPr>
              <w:jc w:val="center"/>
              <w:rPr>
                <w:color w:val="000000"/>
                <w:sz w:val="22"/>
                <w:szCs w:val="22"/>
              </w:rPr>
            </w:pPr>
            <w:r>
              <w:rPr>
                <w:color w:val="000000"/>
                <w:sz w:val="22"/>
                <w:szCs w:val="22"/>
              </w:rPr>
              <w:t>2%</w:t>
            </w:r>
          </w:p>
        </w:tc>
        <w:tc>
          <w:tcPr>
            <w:tcW w:w="1053" w:type="dxa"/>
            <w:noWrap/>
            <w:vAlign w:val="center"/>
          </w:tcPr>
          <w:p w14:paraId="78AC7996" w14:textId="460C1C4F" w:rsidR="008F4B90" w:rsidRPr="00057E56" w:rsidRDefault="008F4B90" w:rsidP="008F4B90">
            <w:pPr>
              <w:jc w:val="center"/>
              <w:rPr>
                <w:color w:val="000000"/>
                <w:sz w:val="22"/>
                <w:szCs w:val="22"/>
              </w:rPr>
            </w:pPr>
            <w:r>
              <w:rPr>
                <w:color w:val="000000"/>
                <w:sz w:val="22"/>
                <w:szCs w:val="22"/>
              </w:rPr>
              <w:t>0%</w:t>
            </w:r>
          </w:p>
        </w:tc>
        <w:tc>
          <w:tcPr>
            <w:tcW w:w="1053" w:type="dxa"/>
            <w:noWrap/>
            <w:vAlign w:val="center"/>
          </w:tcPr>
          <w:p w14:paraId="0BC16270" w14:textId="59A6D4D2" w:rsidR="008F4B90" w:rsidRPr="00057E56" w:rsidRDefault="008F4B90" w:rsidP="008F4B90">
            <w:pPr>
              <w:jc w:val="center"/>
              <w:rPr>
                <w:color w:val="000000"/>
                <w:sz w:val="22"/>
                <w:szCs w:val="22"/>
              </w:rPr>
            </w:pPr>
            <w:r>
              <w:rPr>
                <w:color w:val="000000"/>
                <w:sz w:val="22"/>
                <w:szCs w:val="22"/>
              </w:rPr>
              <w:t>1%</w:t>
            </w:r>
          </w:p>
        </w:tc>
        <w:tc>
          <w:tcPr>
            <w:tcW w:w="1053" w:type="dxa"/>
            <w:noWrap/>
            <w:vAlign w:val="center"/>
          </w:tcPr>
          <w:p w14:paraId="14EA0861" w14:textId="703F591F" w:rsidR="008F4B90" w:rsidRPr="00057E56" w:rsidRDefault="008F4B90" w:rsidP="008F4B90">
            <w:pPr>
              <w:jc w:val="center"/>
              <w:rPr>
                <w:color w:val="000000"/>
                <w:sz w:val="22"/>
                <w:szCs w:val="22"/>
              </w:rPr>
            </w:pPr>
            <w:r>
              <w:rPr>
                <w:color w:val="000000"/>
                <w:sz w:val="22"/>
                <w:szCs w:val="22"/>
              </w:rPr>
              <w:t>5%</w:t>
            </w:r>
          </w:p>
        </w:tc>
        <w:tc>
          <w:tcPr>
            <w:tcW w:w="1053" w:type="dxa"/>
            <w:noWrap/>
            <w:vAlign w:val="center"/>
          </w:tcPr>
          <w:p w14:paraId="715032B9" w14:textId="494AFC7D" w:rsidR="008F4B90" w:rsidRPr="00057E56" w:rsidRDefault="008F4B90" w:rsidP="008F4B90">
            <w:pPr>
              <w:jc w:val="center"/>
              <w:rPr>
                <w:color w:val="000000"/>
                <w:sz w:val="22"/>
                <w:szCs w:val="22"/>
              </w:rPr>
            </w:pPr>
            <w:r>
              <w:rPr>
                <w:color w:val="000000"/>
                <w:sz w:val="22"/>
                <w:szCs w:val="22"/>
              </w:rPr>
              <w:t>0%</w:t>
            </w:r>
          </w:p>
        </w:tc>
      </w:tr>
      <w:tr w:rsidR="001B7ACE" w:rsidRPr="00057E56" w14:paraId="03FEBFBD" w14:textId="77777777" w:rsidTr="008F4B90">
        <w:trPr>
          <w:trHeight w:val="288"/>
        </w:trPr>
        <w:tc>
          <w:tcPr>
            <w:tcW w:w="2793" w:type="dxa"/>
            <w:noWrap/>
            <w:vAlign w:val="center"/>
          </w:tcPr>
          <w:p w14:paraId="7DD4D52F" w14:textId="5CC5158F" w:rsidR="008F4B90" w:rsidRPr="00057E56" w:rsidRDefault="008F4B90" w:rsidP="008F4B90">
            <w:pPr>
              <w:jc w:val="center"/>
              <w:rPr>
                <w:color w:val="000000"/>
                <w:sz w:val="22"/>
                <w:szCs w:val="22"/>
              </w:rPr>
            </w:pPr>
            <w:r>
              <w:rPr>
                <w:color w:val="000000"/>
                <w:sz w:val="22"/>
                <w:szCs w:val="22"/>
              </w:rPr>
              <w:t>Mean percent of HUC12 planted with cereal rye</w:t>
            </w:r>
          </w:p>
        </w:tc>
        <w:tc>
          <w:tcPr>
            <w:tcW w:w="1053" w:type="dxa"/>
            <w:noWrap/>
            <w:vAlign w:val="center"/>
          </w:tcPr>
          <w:p w14:paraId="690360F6" w14:textId="0FD8FA1A" w:rsidR="008F4B90" w:rsidRPr="00057E56" w:rsidRDefault="008F4B90" w:rsidP="008F4B90">
            <w:pPr>
              <w:jc w:val="center"/>
              <w:rPr>
                <w:color w:val="000000"/>
                <w:sz w:val="22"/>
                <w:szCs w:val="22"/>
              </w:rPr>
            </w:pPr>
            <w:r>
              <w:rPr>
                <w:color w:val="000000"/>
                <w:sz w:val="22"/>
                <w:szCs w:val="22"/>
              </w:rPr>
              <w:t>26%</w:t>
            </w:r>
          </w:p>
        </w:tc>
        <w:tc>
          <w:tcPr>
            <w:tcW w:w="1053" w:type="dxa"/>
            <w:noWrap/>
            <w:vAlign w:val="center"/>
          </w:tcPr>
          <w:p w14:paraId="41ABA4FE" w14:textId="11FF612F" w:rsidR="008F4B90" w:rsidRPr="00057E56" w:rsidRDefault="008F4B90" w:rsidP="008F4B90">
            <w:pPr>
              <w:jc w:val="center"/>
              <w:rPr>
                <w:color w:val="000000"/>
                <w:sz w:val="22"/>
                <w:szCs w:val="22"/>
              </w:rPr>
            </w:pPr>
            <w:r>
              <w:rPr>
                <w:color w:val="000000"/>
                <w:sz w:val="22"/>
                <w:szCs w:val="22"/>
              </w:rPr>
              <w:t>4%</w:t>
            </w:r>
          </w:p>
        </w:tc>
        <w:tc>
          <w:tcPr>
            <w:tcW w:w="1053" w:type="dxa"/>
            <w:noWrap/>
            <w:vAlign w:val="center"/>
          </w:tcPr>
          <w:p w14:paraId="70E58621" w14:textId="0D400239" w:rsidR="008F4B90" w:rsidRPr="00057E56" w:rsidRDefault="008F4B90" w:rsidP="008F4B90">
            <w:pPr>
              <w:jc w:val="center"/>
              <w:rPr>
                <w:color w:val="000000"/>
                <w:sz w:val="22"/>
                <w:szCs w:val="22"/>
              </w:rPr>
            </w:pPr>
            <w:r>
              <w:rPr>
                <w:color w:val="000000"/>
                <w:sz w:val="22"/>
                <w:szCs w:val="22"/>
              </w:rPr>
              <w:t>14%</w:t>
            </w:r>
          </w:p>
        </w:tc>
        <w:tc>
          <w:tcPr>
            <w:tcW w:w="1053" w:type="dxa"/>
            <w:noWrap/>
            <w:vAlign w:val="center"/>
          </w:tcPr>
          <w:p w14:paraId="3057825F" w14:textId="6BA1F662" w:rsidR="008F4B90" w:rsidRPr="00057E56" w:rsidRDefault="008F4B90" w:rsidP="008F4B90">
            <w:pPr>
              <w:jc w:val="center"/>
              <w:rPr>
                <w:color w:val="000000"/>
                <w:sz w:val="22"/>
                <w:szCs w:val="22"/>
              </w:rPr>
            </w:pPr>
            <w:r>
              <w:rPr>
                <w:color w:val="000000"/>
                <w:sz w:val="22"/>
                <w:szCs w:val="22"/>
              </w:rPr>
              <w:t>33%</w:t>
            </w:r>
          </w:p>
        </w:tc>
        <w:tc>
          <w:tcPr>
            <w:tcW w:w="1053" w:type="dxa"/>
            <w:noWrap/>
            <w:vAlign w:val="center"/>
          </w:tcPr>
          <w:p w14:paraId="28313D05" w14:textId="3F75F7DA" w:rsidR="008F4B90" w:rsidRPr="00057E56" w:rsidRDefault="008F4B90" w:rsidP="008F4B90">
            <w:pPr>
              <w:jc w:val="center"/>
              <w:rPr>
                <w:color w:val="000000"/>
                <w:sz w:val="22"/>
                <w:szCs w:val="22"/>
              </w:rPr>
            </w:pPr>
            <w:r w:rsidRPr="00057E56">
              <w:rPr>
                <w:color w:val="000000"/>
                <w:sz w:val="22"/>
                <w:szCs w:val="22"/>
              </w:rPr>
              <w:t>13</w:t>
            </w:r>
            <w:r>
              <w:rPr>
                <w:color w:val="000000"/>
                <w:sz w:val="22"/>
                <w:szCs w:val="22"/>
              </w:rPr>
              <w:t>%</w:t>
            </w:r>
          </w:p>
        </w:tc>
      </w:tr>
      <w:tr w:rsidR="001B7ACE" w:rsidRPr="00057E56" w14:paraId="1884A530" w14:textId="77777777" w:rsidTr="008F4B90">
        <w:trPr>
          <w:trHeight w:val="288"/>
        </w:trPr>
        <w:tc>
          <w:tcPr>
            <w:tcW w:w="2793" w:type="dxa"/>
            <w:noWrap/>
            <w:vAlign w:val="center"/>
          </w:tcPr>
          <w:p w14:paraId="5F0E5DBF" w14:textId="2BB22F8D" w:rsidR="008F4B90" w:rsidRPr="00057E56" w:rsidRDefault="008F4B90" w:rsidP="008F4B90">
            <w:pPr>
              <w:jc w:val="center"/>
              <w:rPr>
                <w:color w:val="000000"/>
                <w:sz w:val="22"/>
                <w:szCs w:val="22"/>
              </w:rPr>
            </w:pPr>
            <w:r>
              <w:rPr>
                <w:color w:val="000000"/>
                <w:sz w:val="22"/>
                <w:szCs w:val="22"/>
              </w:rPr>
              <w:t>Mean NO</w:t>
            </w:r>
            <w:r>
              <w:rPr>
                <w:color w:val="000000"/>
                <w:sz w:val="22"/>
                <w:szCs w:val="22"/>
                <w:vertAlign w:val="subscript"/>
              </w:rPr>
              <w:t>3</w:t>
            </w:r>
            <w:r>
              <w:rPr>
                <w:color w:val="000000"/>
                <w:sz w:val="22"/>
                <w:szCs w:val="22"/>
              </w:rPr>
              <w:t xml:space="preserve"> load (Mg) per hectare of HUC12</w:t>
            </w:r>
          </w:p>
        </w:tc>
        <w:tc>
          <w:tcPr>
            <w:tcW w:w="1053" w:type="dxa"/>
            <w:noWrap/>
            <w:vAlign w:val="center"/>
          </w:tcPr>
          <w:p w14:paraId="452F490B" w14:textId="6DD70764" w:rsidR="008F4B90" w:rsidRPr="00057E56" w:rsidRDefault="008F4B90" w:rsidP="008F4B90">
            <w:pPr>
              <w:jc w:val="center"/>
              <w:rPr>
                <w:color w:val="000000"/>
                <w:sz w:val="22"/>
                <w:szCs w:val="22"/>
              </w:rPr>
            </w:pPr>
            <w:r w:rsidRPr="00057E56">
              <w:rPr>
                <w:color w:val="000000"/>
                <w:sz w:val="22"/>
                <w:szCs w:val="22"/>
              </w:rPr>
              <w:t>13.7</w:t>
            </w:r>
          </w:p>
        </w:tc>
        <w:tc>
          <w:tcPr>
            <w:tcW w:w="1053" w:type="dxa"/>
            <w:noWrap/>
            <w:vAlign w:val="center"/>
          </w:tcPr>
          <w:p w14:paraId="421210F9" w14:textId="6D4378FE" w:rsidR="008F4B90" w:rsidRPr="00057E56" w:rsidRDefault="008F4B90" w:rsidP="008F4B90">
            <w:pPr>
              <w:jc w:val="center"/>
              <w:rPr>
                <w:color w:val="000000"/>
                <w:sz w:val="22"/>
                <w:szCs w:val="22"/>
              </w:rPr>
            </w:pPr>
            <w:r w:rsidRPr="00057E56">
              <w:rPr>
                <w:color w:val="000000"/>
                <w:sz w:val="22"/>
                <w:szCs w:val="22"/>
              </w:rPr>
              <w:t>1.</w:t>
            </w:r>
            <w:r>
              <w:rPr>
                <w:color w:val="000000"/>
                <w:sz w:val="22"/>
                <w:szCs w:val="22"/>
              </w:rPr>
              <w:t>7</w:t>
            </w:r>
          </w:p>
        </w:tc>
        <w:tc>
          <w:tcPr>
            <w:tcW w:w="1053" w:type="dxa"/>
            <w:noWrap/>
            <w:vAlign w:val="center"/>
          </w:tcPr>
          <w:p w14:paraId="4A220277" w14:textId="5085973E" w:rsidR="008F4B90" w:rsidRPr="00057E56" w:rsidRDefault="008F4B90" w:rsidP="008F4B90">
            <w:pPr>
              <w:jc w:val="center"/>
              <w:rPr>
                <w:color w:val="000000"/>
                <w:sz w:val="22"/>
                <w:szCs w:val="22"/>
              </w:rPr>
            </w:pPr>
            <w:r w:rsidRPr="00057E56">
              <w:rPr>
                <w:color w:val="000000"/>
                <w:sz w:val="22"/>
                <w:szCs w:val="22"/>
              </w:rPr>
              <w:t>7.</w:t>
            </w:r>
            <w:r>
              <w:rPr>
                <w:color w:val="000000"/>
                <w:sz w:val="22"/>
                <w:szCs w:val="22"/>
              </w:rPr>
              <w:t>1</w:t>
            </w:r>
          </w:p>
        </w:tc>
        <w:tc>
          <w:tcPr>
            <w:tcW w:w="1053" w:type="dxa"/>
            <w:noWrap/>
            <w:vAlign w:val="center"/>
          </w:tcPr>
          <w:p w14:paraId="15C55930" w14:textId="3007FFD0" w:rsidR="008F4B90" w:rsidRPr="00057E56" w:rsidRDefault="008F4B90" w:rsidP="008F4B90">
            <w:pPr>
              <w:jc w:val="center"/>
              <w:rPr>
                <w:color w:val="000000"/>
                <w:sz w:val="22"/>
                <w:szCs w:val="22"/>
              </w:rPr>
            </w:pPr>
            <w:r w:rsidRPr="00057E56">
              <w:rPr>
                <w:color w:val="000000"/>
                <w:sz w:val="22"/>
                <w:szCs w:val="22"/>
              </w:rPr>
              <w:t>16.5</w:t>
            </w:r>
          </w:p>
        </w:tc>
        <w:tc>
          <w:tcPr>
            <w:tcW w:w="1053" w:type="dxa"/>
            <w:noWrap/>
            <w:vAlign w:val="center"/>
          </w:tcPr>
          <w:p w14:paraId="4EFB44A1" w14:textId="3DEDA3AE" w:rsidR="008F4B90" w:rsidRPr="00057E56" w:rsidRDefault="008F4B90" w:rsidP="008F4B90">
            <w:pPr>
              <w:jc w:val="center"/>
              <w:rPr>
                <w:color w:val="000000"/>
                <w:sz w:val="22"/>
                <w:szCs w:val="22"/>
              </w:rPr>
            </w:pPr>
            <w:r w:rsidRPr="00057E56">
              <w:rPr>
                <w:color w:val="000000"/>
                <w:sz w:val="22"/>
                <w:szCs w:val="22"/>
              </w:rPr>
              <w:t>11.7</w:t>
            </w:r>
          </w:p>
        </w:tc>
      </w:tr>
      <w:tr w:rsidR="001B7ACE" w:rsidRPr="00057E56" w14:paraId="2725FDAE" w14:textId="77777777" w:rsidTr="008F4B90">
        <w:trPr>
          <w:trHeight w:val="288"/>
        </w:trPr>
        <w:tc>
          <w:tcPr>
            <w:tcW w:w="2793" w:type="dxa"/>
            <w:noWrap/>
            <w:vAlign w:val="center"/>
          </w:tcPr>
          <w:p w14:paraId="33C1EDF7" w14:textId="60AD313C" w:rsidR="008F4B90" w:rsidRPr="00057E56" w:rsidRDefault="008F4B90" w:rsidP="008F4B90">
            <w:pPr>
              <w:jc w:val="center"/>
              <w:rPr>
                <w:color w:val="000000"/>
                <w:sz w:val="22"/>
                <w:szCs w:val="22"/>
              </w:rPr>
            </w:pPr>
            <w:r>
              <w:rPr>
                <w:color w:val="000000"/>
                <w:sz w:val="22"/>
                <w:szCs w:val="22"/>
              </w:rPr>
              <w:t>Mean sediment load (Mg) per hectare of HUC12</w:t>
            </w:r>
          </w:p>
        </w:tc>
        <w:tc>
          <w:tcPr>
            <w:tcW w:w="1053" w:type="dxa"/>
            <w:noWrap/>
            <w:vAlign w:val="center"/>
          </w:tcPr>
          <w:p w14:paraId="31D2FA2B" w14:textId="6F46C1A1" w:rsidR="008F4B90" w:rsidRPr="00057E56" w:rsidRDefault="008F4B90" w:rsidP="008F4B90">
            <w:pPr>
              <w:jc w:val="center"/>
              <w:rPr>
                <w:color w:val="000000"/>
                <w:sz w:val="22"/>
                <w:szCs w:val="22"/>
              </w:rPr>
            </w:pPr>
            <w:r w:rsidRPr="00057E56">
              <w:rPr>
                <w:color w:val="000000"/>
                <w:sz w:val="22"/>
                <w:szCs w:val="22"/>
              </w:rPr>
              <w:t>1,71</w:t>
            </w:r>
            <w:r>
              <w:rPr>
                <w:color w:val="000000"/>
                <w:sz w:val="22"/>
                <w:szCs w:val="22"/>
              </w:rPr>
              <w:t>3</w:t>
            </w:r>
          </w:p>
        </w:tc>
        <w:tc>
          <w:tcPr>
            <w:tcW w:w="1053" w:type="dxa"/>
            <w:noWrap/>
            <w:vAlign w:val="center"/>
          </w:tcPr>
          <w:p w14:paraId="05D40A82" w14:textId="087F40D7" w:rsidR="008F4B90" w:rsidRPr="00057E56" w:rsidRDefault="008F4B90" w:rsidP="008F4B90">
            <w:pPr>
              <w:jc w:val="center"/>
              <w:rPr>
                <w:color w:val="000000"/>
                <w:sz w:val="22"/>
                <w:szCs w:val="22"/>
              </w:rPr>
            </w:pPr>
            <w:r w:rsidRPr="00057E56">
              <w:rPr>
                <w:color w:val="000000"/>
                <w:sz w:val="22"/>
                <w:szCs w:val="22"/>
              </w:rPr>
              <w:t>265</w:t>
            </w:r>
          </w:p>
        </w:tc>
        <w:tc>
          <w:tcPr>
            <w:tcW w:w="1053" w:type="dxa"/>
            <w:noWrap/>
            <w:vAlign w:val="center"/>
          </w:tcPr>
          <w:p w14:paraId="32A3CA42" w14:textId="14E73B9E" w:rsidR="008F4B90" w:rsidRPr="00057E56" w:rsidRDefault="008F4B90" w:rsidP="008F4B90">
            <w:pPr>
              <w:jc w:val="center"/>
              <w:rPr>
                <w:color w:val="000000"/>
                <w:sz w:val="22"/>
                <w:szCs w:val="22"/>
              </w:rPr>
            </w:pPr>
            <w:r w:rsidRPr="00057E56">
              <w:rPr>
                <w:color w:val="000000"/>
                <w:sz w:val="22"/>
                <w:szCs w:val="22"/>
              </w:rPr>
              <w:t>861</w:t>
            </w:r>
          </w:p>
        </w:tc>
        <w:tc>
          <w:tcPr>
            <w:tcW w:w="1053" w:type="dxa"/>
            <w:noWrap/>
            <w:vAlign w:val="center"/>
          </w:tcPr>
          <w:p w14:paraId="5093262F" w14:textId="05E6E921" w:rsidR="008F4B90" w:rsidRPr="00057E56" w:rsidRDefault="008F4B90" w:rsidP="008F4B90">
            <w:pPr>
              <w:jc w:val="center"/>
              <w:rPr>
                <w:color w:val="000000"/>
                <w:sz w:val="22"/>
                <w:szCs w:val="22"/>
              </w:rPr>
            </w:pPr>
            <w:r w:rsidRPr="00057E56">
              <w:rPr>
                <w:color w:val="000000"/>
                <w:sz w:val="22"/>
                <w:szCs w:val="22"/>
              </w:rPr>
              <w:t>3,076</w:t>
            </w:r>
          </w:p>
        </w:tc>
        <w:tc>
          <w:tcPr>
            <w:tcW w:w="1053" w:type="dxa"/>
            <w:noWrap/>
            <w:vAlign w:val="center"/>
          </w:tcPr>
          <w:p w14:paraId="382CBB9B" w14:textId="068A4A78" w:rsidR="008F4B90" w:rsidRPr="00057E56" w:rsidRDefault="008F4B90" w:rsidP="008F4B90">
            <w:pPr>
              <w:jc w:val="center"/>
              <w:rPr>
                <w:color w:val="000000"/>
                <w:sz w:val="22"/>
                <w:szCs w:val="22"/>
              </w:rPr>
            </w:pPr>
            <w:r w:rsidRPr="00057E56">
              <w:rPr>
                <w:color w:val="000000"/>
                <w:sz w:val="22"/>
                <w:szCs w:val="22"/>
              </w:rPr>
              <w:t>72</w:t>
            </w:r>
            <w:r>
              <w:rPr>
                <w:color w:val="000000"/>
                <w:sz w:val="22"/>
                <w:szCs w:val="22"/>
              </w:rPr>
              <w:t>6</w:t>
            </w:r>
          </w:p>
        </w:tc>
      </w:tr>
      <w:tr w:rsidR="001B7ACE" w:rsidRPr="00057E56" w14:paraId="0C8EDA24" w14:textId="77777777" w:rsidTr="008F4B90">
        <w:trPr>
          <w:trHeight w:val="288"/>
        </w:trPr>
        <w:tc>
          <w:tcPr>
            <w:tcW w:w="2793" w:type="dxa"/>
            <w:noWrap/>
            <w:vAlign w:val="center"/>
          </w:tcPr>
          <w:p w14:paraId="7781C3EA" w14:textId="025788E8" w:rsidR="008F4B90" w:rsidRPr="00057E56" w:rsidRDefault="008F4B90" w:rsidP="008F4B90">
            <w:pPr>
              <w:jc w:val="center"/>
              <w:rPr>
                <w:color w:val="000000"/>
                <w:sz w:val="22"/>
                <w:szCs w:val="22"/>
              </w:rPr>
            </w:pPr>
            <w:r>
              <w:rPr>
                <w:color w:val="000000"/>
                <w:sz w:val="22"/>
                <w:szCs w:val="22"/>
              </w:rPr>
              <w:t>Mean GHG (Mg CO</w:t>
            </w:r>
            <w:r>
              <w:rPr>
                <w:color w:val="000000"/>
                <w:sz w:val="22"/>
                <w:szCs w:val="22"/>
                <w:vertAlign w:val="subscript"/>
              </w:rPr>
              <w:t xml:space="preserve">2 </w:t>
            </w:r>
            <w:r>
              <w:rPr>
                <w:i/>
                <w:color w:val="000000"/>
                <w:sz w:val="22"/>
                <w:szCs w:val="22"/>
                <w:vertAlign w:val="subscript"/>
              </w:rPr>
              <w:t>eq</w:t>
            </w:r>
            <w:r>
              <w:rPr>
                <w:color w:val="000000"/>
                <w:sz w:val="22"/>
                <w:szCs w:val="22"/>
              </w:rPr>
              <w:t>) per hectare of HUC12</w:t>
            </w:r>
          </w:p>
        </w:tc>
        <w:tc>
          <w:tcPr>
            <w:tcW w:w="1053" w:type="dxa"/>
            <w:noWrap/>
            <w:vAlign w:val="center"/>
          </w:tcPr>
          <w:p w14:paraId="4845E1B1" w14:textId="732BDF4E" w:rsidR="008F4B90" w:rsidRPr="00057E56" w:rsidRDefault="008F4B90" w:rsidP="008F4B90">
            <w:pPr>
              <w:jc w:val="center"/>
              <w:rPr>
                <w:color w:val="000000"/>
                <w:sz w:val="22"/>
                <w:szCs w:val="22"/>
              </w:rPr>
            </w:pPr>
            <w:r w:rsidRPr="00057E56">
              <w:rPr>
                <w:color w:val="000000"/>
                <w:sz w:val="22"/>
                <w:szCs w:val="22"/>
              </w:rPr>
              <w:t>0.6</w:t>
            </w:r>
          </w:p>
        </w:tc>
        <w:tc>
          <w:tcPr>
            <w:tcW w:w="1053" w:type="dxa"/>
            <w:noWrap/>
            <w:vAlign w:val="center"/>
          </w:tcPr>
          <w:p w14:paraId="3BF01C8A" w14:textId="7522A7EC" w:rsidR="008F4B90" w:rsidRPr="00057E56" w:rsidRDefault="008F4B90" w:rsidP="008F4B90">
            <w:pPr>
              <w:jc w:val="center"/>
              <w:rPr>
                <w:color w:val="000000"/>
                <w:sz w:val="22"/>
                <w:szCs w:val="22"/>
              </w:rPr>
            </w:pPr>
            <w:r w:rsidRPr="00057E56">
              <w:rPr>
                <w:color w:val="000000"/>
                <w:sz w:val="22"/>
                <w:szCs w:val="22"/>
              </w:rPr>
              <w:t>0.1</w:t>
            </w:r>
          </w:p>
        </w:tc>
        <w:tc>
          <w:tcPr>
            <w:tcW w:w="1053" w:type="dxa"/>
            <w:noWrap/>
            <w:vAlign w:val="center"/>
          </w:tcPr>
          <w:p w14:paraId="0583C0CA" w14:textId="4D9111ED" w:rsidR="008F4B90" w:rsidRPr="00057E56" w:rsidRDefault="008F4B90" w:rsidP="008F4B90">
            <w:pPr>
              <w:jc w:val="center"/>
              <w:rPr>
                <w:color w:val="000000"/>
                <w:sz w:val="22"/>
                <w:szCs w:val="22"/>
              </w:rPr>
            </w:pPr>
            <w:r w:rsidRPr="00057E56">
              <w:rPr>
                <w:color w:val="000000"/>
                <w:sz w:val="22"/>
                <w:szCs w:val="22"/>
              </w:rPr>
              <w:t>0.</w:t>
            </w:r>
            <w:r>
              <w:rPr>
                <w:color w:val="000000"/>
                <w:sz w:val="22"/>
                <w:szCs w:val="22"/>
              </w:rPr>
              <w:t>4</w:t>
            </w:r>
          </w:p>
        </w:tc>
        <w:tc>
          <w:tcPr>
            <w:tcW w:w="1053" w:type="dxa"/>
            <w:noWrap/>
            <w:vAlign w:val="center"/>
          </w:tcPr>
          <w:p w14:paraId="2A87B304" w14:textId="5169A16A" w:rsidR="008F4B90" w:rsidRPr="00057E56" w:rsidRDefault="008F4B90" w:rsidP="008F4B90">
            <w:pPr>
              <w:jc w:val="center"/>
              <w:rPr>
                <w:color w:val="000000"/>
                <w:sz w:val="22"/>
                <w:szCs w:val="22"/>
              </w:rPr>
            </w:pPr>
            <w:r w:rsidRPr="00057E56">
              <w:rPr>
                <w:color w:val="000000"/>
                <w:sz w:val="22"/>
                <w:szCs w:val="22"/>
              </w:rPr>
              <w:t>0.</w:t>
            </w:r>
            <w:r>
              <w:rPr>
                <w:color w:val="000000"/>
                <w:sz w:val="22"/>
                <w:szCs w:val="22"/>
              </w:rPr>
              <w:t>8</w:t>
            </w:r>
          </w:p>
        </w:tc>
        <w:tc>
          <w:tcPr>
            <w:tcW w:w="1053" w:type="dxa"/>
            <w:noWrap/>
            <w:vAlign w:val="center"/>
          </w:tcPr>
          <w:p w14:paraId="32EB6BAF" w14:textId="5C62440F" w:rsidR="008F4B90" w:rsidRPr="00057E56" w:rsidRDefault="008F4B90" w:rsidP="008F4B90">
            <w:pPr>
              <w:jc w:val="center"/>
              <w:rPr>
                <w:color w:val="000000"/>
                <w:sz w:val="22"/>
                <w:szCs w:val="22"/>
              </w:rPr>
            </w:pPr>
            <w:r w:rsidRPr="00057E56">
              <w:rPr>
                <w:color w:val="000000"/>
                <w:sz w:val="22"/>
                <w:szCs w:val="22"/>
              </w:rPr>
              <w:t>0.</w:t>
            </w:r>
            <w:r>
              <w:rPr>
                <w:color w:val="000000"/>
                <w:sz w:val="22"/>
                <w:szCs w:val="22"/>
              </w:rPr>
              <w:t>7</w:t>
            </w:r>
          </w:p>
        </w:tc>
      </w:tr>
      <w:tr w:rsidR="001B7ACE" w:rsidRPr="00057E56" w14:paraId="2DA7AAC2" w14:textId="77777777" w:rsidTr="008F4B90">
        <w:trPr>
          <w:trHeight w:val="288"/>
        </w:trPr>
        <w:tc>
          <w:tcPr>
            <w:tcW w:w="2793" w:type="dxa"/>
            <w:noWrap/>
            <w:vAlign w:val="center"/>
          </w:tcPr>
          <w:p w14:paraId="5F534814" w14:textId="40D9EA83" w:rsidR="008F4B90" w:rsidRPr="00057E56" w:rsidRDefault="008F4B90" w:rsidP="008F4B90">
            <w:pPr>
              <w:jc w:val="center"/>
              <w:rPr>
                <w:color w:val="000000"/>
                <w:sz w:val="22"/>
                <w:szCs w:val="22"/>
              </w:rPr>
            </w:pPr>
            <w:r>
              <w:rPr>
                <w:color w:val="000000"/>
                <w:sz w:val="22"/>
                <w:szCs w:val="22"/>
              </w:rPr>
              <w:t>Mean biomass (Mg) per hectare of HUC12</w:t>
            </w:r>
          </w:p>
        </w:tc>
        <w:tc>
          <w:tcPr>
            <w:tcW w:w="1053" w:type="dxa"/>
            <w:noWrap/>
            <w:vAlign w:val="center"/>
          </w:tcPr>
          <w:p w14:paraId="19011F87" w14:textId="03066F1F" w:rsidR="008F4B90" w:rsidRPr="00057E56" w:rsidRDefault="008F4B90" w:rsidP="008F4B90">
            <w:pPr>
              <w:jc w:val="center"/>
              <w:rPr>
                <w:color w:val="000000"/>
                <w:sz w:val="22"/>
                <w:szCs w:val="22"/>
              </w:rPr>
            </w:pPr>
            <w:r>
              <w:rPr>
                <w:color w:val="000000"/>
                <w:sz w:val="22"/>
                <w:szCs w:val="22"/>
              </w:rPr>
              <w:t>2.0</w:t>
            </w:r>
          </w:p>
        </w:tc>
        <w:tc>
          <w:tcPr>
            <w:tcW w:w="1053" w:type="dxa"/>
            <w:noWrap/>
            <w:vAlign w:val="center"/>
          </w:tcPr>
          <w:p w14:paraId="5B2345F9" w14:textId="28E1AF56" w:rsidR="008F4B90" w:rsidRPr="00057E56" w:rsidRDefault="008F4B90" w:rsidP="008F4B90">
            <w:pPr>
              <w:jc w:val="center"/>
              <w:rPr>
                <w:color w:val="000000"/>
                <w:sz w:val="22"/>
                <w:szCs w:val="22"/>
              </w:rPr>
            </w:pPr>
            <w:r w:rsidRPr="00057E56">
              <w:rPr>
                <w:color w:val="000000"/>
                <w:sz w:val="22"/>
                <w:szCs w:val="22"/>
              </w:rPr>
              <w:t>0.3</w:t>
            </w:r>
          </w:p>
        </w:tc>
        <w:tc>
          <w:tcPr>
            <w:tcW w:w="1053" w:type="dxa"/>
            <w:noWrap/>
            <w:vAlign w:val="center"/>
          </w:tcPr>
          <w:p w14:paraId="734049AE" w14:textId="75103D20" w:rsidR="008F4B90" w:rsidRPr="00057E56" w:rsidRDefault="008F4B90" w:rsidP="008F4B90">
            <w:pPr>
              <w:jc w:val="center"/>
              <w:rPr>
                <w:color w:val="000000"/>
                <w:sz w:val="22"/>
                <w:szCs w:val="22"/>
              </w:rPr>
            </w:pPr>
            <w:r w:rsidRPr="00057E56">
              <w:rPr>
                <w:color w:val="000000"/>
                <w:sz w:val="22"/>
                <w:szCs w:val="22"/>
              </w:rPr>
              <w:t>1.</w:t>
            </w:r>
            <w:r>
              <w:rPr>
                <w:color w:val="000000"/>
                <w:sz w:val="22"/>
                <w:szCs w:val="22"/>
              </w:rPr>
              <w:t>2</w:t>
            </w:r>
          </w:p>
        </w:tc>
        <w:tc>
          <w:tcPr>
            <w:tcW w:w="1053" w:type="dxa"/>
            <w:noWrap/>
            <w:vAlign w:val="center"/>
          </w:tcPr>
          <w:p w14:paraId="04578B74" w14:textId="0B05DF07" w:rsidR="008F4B90" w:rsidRPr="00057E56" w:rsidRDefault="008F4B90" w:rsidP="008F4B90">
            <w:pPr>
              <w:jc w:val="center"/>
              <w:rPr>
                <w:color w:val="000000"/>
                <w:sz w:val="22"/>
                <w:szCs w:val="22"/>
              </w:rPr>
            </w:pPr>
            <w:r w:rsidRPr="00057E56">
              <w:rPr>
                <w:color w:val="000000"/>
                <w:sz w:val="22"/>
                <w:szCs w:val="22"/>
              </w:rPr>
              <w:t>2.</w:t>
            </w:r>
            <w:r>
              <w:rPr>
                <w:color w:val="000000"/>
                <w:sz w:val="22"/>
                <w:szCs w:val="22"/>
              </w:rPr>
              <w:t>5</w:t>
            </w:r>
          </w:p>
        </w:tc>
        <w:tc>
          <w:tcPr>
            <w:tcW w:w="1053" w:type="dxa"/>
            <w:noWrap/>
            <w:vAlign w:val="center"/>
          </w:tcPr>
          <w:p w14:paraId="2D8DA2B4" w14:textId="7B49C051" w:rsidR="008F4B90" w:rsidRPr="00057E56" w:rsidRDefault="008F4B90" w:rsidP="008F4B90">
            <w:pPr>
              <w:jc w:val="center"/>
              <w:rPr>
                <w:color w:val="000000"/>
                <w:sz w:val="22"/>
                <w:szCs w:val="22"/>
              </w:rPr>
            </w:pPr>
            <w:r w:rsidRPr="00057E56">
              <w:rPr>
                <w:color w:val="000000"/>
                <w:sz w:val="22"/>
                <w:szCs w:val="22"/>
              </w:rPr>
              <w:t>1.</w:t>
            </w:r>
            <w:r>
              <w:rPr>
                <w:color w:val="000000"/>
                <w:sz w:val="22"/>
                <w:szCs w:val="22"/>
              </w:rPr>
              <w:t>9</w:t>
            </w:r>
          </w:p>
        </w:tc>
      </w:tr>
      <w:tr w:rsidR="001B7ACE" w:rsidRPr="00057E56" w14:paraId="3AA14DC9" w14:textId="77777777" w:rsidTr="008F4B90">
        <w:trPr>
          <w:trHeight w:val="288"/>
        </w:trPr>
        <w:tc>
          <w:tcPr>
            <w:tcW w:w="2793" w:type="dxa"/>
            <w:noWrap/>
            <w:vAlign w:val="center"/>
          </w:tcPr>
          <w:p w14:paraId="144EA660" w14:textId="0378BDA3" w:rsidR="008F4B90" w:rsidRPr="00057E56" w:rsidRDefault="005811BC" w:rsidP="008F4B90">
            <w:pPr>
              <w:jc w:val="center"/>
              <w:rPr>
                <w:color w:val="000000"/>
                <w:sz w:val="22"/>
                <w:szCs w:val="22"/>
              </w:rPr>
            </w:pPr>
            <w:r w:rsidRPr="005811BC">
              <w:rPr>
                <w:color w:val="000000"/>
                <w:sz w:val="22"/>
                <w:szCs w:val="22"/>
              </w:rPr>
              <w:t xml:space="preserve">Mean direct costs (USD 2026) per </w:t>
            </w:r>
            <w:r>
              <w:rPr>
                <w:color w:val="000000"/>
                <w:sz w:val="22"/>
                <w:szCs w:val="22"/>
              </w:rPr>
              <w:t>hectare of HUC12</w:t>
            </w:r>
          </w:p>
        </w:tc>
        <w:tc>
          <w:tcPr>
            <w:tcW w:w="1053" w:type="dxa"/>
            <w:noWrap/>
            <w:vAlign w:val="center"/>
          </w:tcPr>
          <w:p w14:paraId="285178CF" w14:textId="16B09BEB" w:rsidR="008F4B90" w:rsidRPr="00057E56" w:rsidRDefault="005811BC" w:rsidP="008F4B90">
            <w:pPr>
              <w:jc w:val="center"/>
              <w:rPr>
                <w:color w:val="000000"/>
                <w:sz w:val="22"/>
                <w:szCs w:val="22"/>
              </w:rPr>
            </w:pPr>
            <w:r>
              <w:rPr>
                <w:color w:val="000000"/>
                <w:sz w:val="22"/>
                <w:szCs w:val="22"/>
              </w:rPr>
              <w:t>$327</w:t>
            </w:r>
          </w:p>
        </w:tc>
        <w:tc>
          <w:tcPr>
            <w:tcW w:w="1053" w:type="dxa"/>
            <w:noWrap/>
            <w:vAlign w:val="center"/>
          </w:tcPr>
          <w:p w14:paraId="58945F0F" w14:textId="3908DBC9" w:rsidR="008F4B90" w:rsidRPr="00057E56" w:rsidRDefault="005811BC" w:rsidP="008F4B90">
            <w:pPr>
              <w:jc w:val="center"/>
              <w:rPr>
                <w:color w:val="000000"/>
                <w:sz w:val="22"/>
                <w:szCs w:val="22"/>
              </w:rPr>
            </w:pPr>
            <w:r>
              <w:rPr>
                <w:color w:val="000000"/>
                <w:sz w:val="22"/>
                <w:szCs w:val="22"/>
              </w:rPr>
              <w:t>$47</w:t>
            </w:r>
          </w:p>
        </w:tc>
        <w:tc>
          <w:tcPr>
            <w:tcW w:w="1053" w:type="dxa"/>
            <w:noWrap/>
            <w:vAlign w:val="center"/>
          </w:tcPr>
          <w:p w14:paraId="4F0FB5B0" w14:textId="401C5A1D" w:rsidR="008F4B90" w:rsidRPr="00057E56" w:rsidRDefault="005811BC" w:rsidP="008F4B90">
            <w:pPr>
              <w:jc w:val="center"/>
              <w:rPr>
                <w:color w:val="000000"/>
                <w:sz w:val="22"/>
                <w:szCs w:val="22"/>
              </w:rPr>
            </w:pPr>
            <w:r>
              <w:rPr>
                <w:color w:val="000000"/>
                <w:sz w:val="22"/>
                <w:szCs w:val="22"/>
              </w:rPr>
              <w:t>$170</w:t>
            </w:r>
          </w:p>
        </w:tc>
        <w:tc>
          <w:tcPr>
            <w:tcW w:w="1053" w:type="dxa"/>
            <w:noWrap/>
            <w:vAlign w:val="center"/>
          </w:tcPr>
          <w:p w14:paraId="28BA08B7" w14:textId="459462B2" w:rsidR="008F4B90" w:rsidRPr="00057E56" w:rsidRDefault="005811BC" w:rsidP="008F4B90">
            <w:pPr>
              <w:jc w:val="center"/>
              <w:rPr>
                <w:color w:val="000000"/>
                <w:sz w:val="22"/>
                <w:szCs w:val="22"/>
              </w:rPr>
            </w:pPr>
            <w:r>
              <w:rPr>
                <w:color w:val="000000"/>
                <w:sz w:val="22"/>
                <w:szCs w:val="22"/>
              </w:rPr>
              <w:t>$318</w:t>
            </w:r>
          </w:p>
        </w:tc>
        <w:tc>
          <w:tcPr>
            <w:tcW w:w="1053" w:type="dxa"/>
            <w:noWrap/>
            <w:vAlign w:val="center"/>
          </w:tcPr>
          <w:p w14:paraId="03ED1DEA" w14:textId="55B80260" w:rsidR="008F4B90" w:rsidRPr="00057E56" w:rsidRDefault="005811BC" w:rsidP="008F4B90">
            <w:pPr>
              <w:jc w:val="center"/>
              <w:rPr>
                <w:color w:val="000000"/>
                <w:sz w:val="22"/>
                <w:szCs w:val="22"/>
              </w:rPr>
            </w:pPr>
            <w:r>
              <w:rPr>
                <w:color w:val="000000"/>
                <w:sz w:val="22"/>
                <w:szCs w:val="22"/>
              </w:rPr>
              <w:t>$287</w:t>
            </w:r>
          </w:p>
        </w:tc>
      </w:tr>
      <w:tr w:rsidR="008F4B90" w:rsidRPr="00057E56" w14:paraId="4C03C1E6" w14:textId="77777777" w:rsidTr="00CB71A4">
        <w:trPr>
          <w:trHeight w:val="288"/>
        </w:trPr>
        <w:tc>
          <w:tcPr>
            <w:tcW w:w="8058" w:type="dxa"/>
            <w:gridSpan w:val="6"/>
            <w:noWrap/>
            <w:vAlign w:val="center"/>
          </w:tcPr>
          <w:p w14:paraId="1DD9EA71" w14:textId="3C26F844" w:rsidR="008F4B90" w:rsidRPr="00CB71A4" w:rsidRDefault="008F4B90" w:rsidP="008F4B90">
            <w:pPr>
              <w:jc w:val="center"/>
              <w:rPr>
                <w:i/>
                <w:color w:val="000000"/>
                <w:sz w:val="22"/>
                <w:szCs w:val="22"/>
              </w:rPr>
            </w:pPr>
            <w:r>
              <w:rPr>
                <w:i/>
                <w:color w:val="000000"/>
                <w:sz w:val="22"/>
                <w:szCs w:val="22"/>
              </w:rPr>
              <w:t>Treatment Performance</w:t>
            </w:r>
          </w:p>
        </w:tc>
      </w:tr>
      <w:tr w:rsidR="008F4B90" w:rsidRPr="00057E56" w14:paraId="7D5760ED" w14:textId="77777777" w:rsidTr="00A76EFD">
        <w:trPr>
          <w:trHeight w:val="288"/>
        </w:trPr>
        <w:tc>
          <w:tcPr>
            <w:tcW w:w="2793" w:type="dxa"/>
            <w:noWrap/>
            <w:vAlign w:val="center"/>
          </w:tcPr>
          <w:p w14:paraId="53F4380A" w14:textId="24D6A232" w:rsidR="008F4B90" w:rsidRDefault="008F4B90" w:rsidP="008F4B90">
            <w:pPr>
              <w:jc w:val="center"/>
              <w:rPr>
                <w:color w:val="000000"/>
                <w:sz w:val="22"/>
                <w:szCs w:val="22"/>
              </w:rPr>
            </w:pPr>
            <w:r>
              <w:rPr>
                <w:color w:val="000000"/>
                <w:sz w:val="22"/>
                <w:szCs w:val="22"/>
              </w:rPr>
              <w:t>Mean percent of HUC12 treated</w:t>
            </w:r>
          </w:p>
        </w:tc>
        <w:tc>
          <w:tcPr>
            <w:tcW w:w="1053" w:type="dxa"/>
            <w:noWrap/>
            <w:vAlign w:val="center"/>
          </w:tcPr>
          <w:p w14:paraId="5B16B18C" w14:textId="3A2FA40D" w:rsidR="008F4B90" w:rsidRDefault="008F4B90" w:rsidP="008F4B90">
            <w:pPr>
              <w:jc w:val="center"/>
              <w:rPr>
                <w:color w:val="000000"/>
                <w:sz w:val="22"/>
                <w:szCs w:val="22"/>
              </w:rPr>
            </w:pPr>
            <w:r>
              <w:rPr>
                <w:color w:val="000000"/>
                <w:sz w:val="22"/>
                <w:szCs w:val="22"/>
              </w:rPr>
              <w:t>38%</w:t>
            </w:r>
          </w:p>
        </w:tc>
        <w:tc>
          <w:tcPr>
            <w:tcW w:w="1053" w:type="dxa"/>
            <w:noWrap/>
            <w:vAlign w:val="center"/>
          </w:tcPr>
          <w:p w14:paraId="10A62081" w14:textId="59C4C04B" w:rsidR="008F4B90" w:rsidRPr="00057E56" w:rsidRDefault="008F4B90" w:rsidP="008F4B90">
            <w:pPr>
              <w:jc w:val="center"/>
              <w:rPr>
                <w:color w:val="000000"/>
                <w:sz w:val="22"/>
                <w:szCs w:val="22"/>
              </w:rPr>
            </w:pPr>
            <w:r>
              <w:rPr>
                <w:color w:val="000000"/>
                <w:sz w:val="22"/>
                <w:szCs w:val="22"/>
              </w:rPr>
              <w:t>6%</w:t>
            </w:r>
          </w:p>
        </w:tc>
        <w:tc>
          <w:tcPr>
            <w:tcW w:w="1053" w:type="dxa"/>
            <w:noWrap/>
            <w:vAlign w:val="center"/>
          </w:tcPr>
          <w:p w14:paraId="5039A3C5" w14:textId="04F66757" w:rsidR="008F4B90" w:rsidRPr="00057E56" w:rsidRDefault="008F4B90" w:rsidP="008F4B90">
            <w:pPr>
              <w:jc w:val="center"/>
              <w:rPr>
                <w:color w:val="000000"/>
                <w:sz w:val="22"/>
                <w:szCs w:val="22"/>
              </w:rPr>
            </w:pPr>
            <w:r>
              <w:rPr>
                <w:color w:val="000000"/>
                <w:sz w:val="22"/>
                <w:szCs w:val="22"/>
              </w:rPr>
              <w:t>22%</w:t>
            </w:r>
          </w:p>
        </w:tc>
        <w:tc>
          <w:tcPr>
            <w:tcW w:w="1053" w:type="dxa"/>
            <w:noWrap/>
            <w:vAlign w:val="center"/>
          </w:tcPr>
          <w:p w14:paraId="4E4C8B2A" w14:textId="6BA39A33" w:rsidR="008F4B90" w:rsidRPr="00057E56" w:rsidRDefault="008F4B90" w:rsidP="008F4B90">
            <w:pPr>
              <w:jc w:val="center"/>
              <w:rPr>
                <w:color w:val="000000"/>
                <w:sz w:val="22"/>
                <w:szCs w:val="22"/>
              </w:rPr>
            </w:pPr>
            <w:r>
              <w:rPr>
                <w:color w:val="000000"/>
                <w:sz w:val="22"/>
                <w:szCs w:val="22"/>
              </w:rPr>
              <w:t>48%</w:t>
            </w:r>
          </w:p>
        </w:tc>
        <w:tc>
          <w:tcPr>
            <w:tcW w:w="1053" w:type="dxa"/>
            <w:noWrap/>
            <w:vAlign w:val="center"/>
          </w:tcPr>
          <w:p w14:paraId="6983B8DA" w14:textId="305501A7" w:rsidR="008F4B90" w:rsidRPr="00057E56" w:rsidRDefault="008F4B90" w:rsidP="008F4B90">
            <w:pPr>
              <w:jc w:val="center"/>
              <w:rPr>
                <w:color w:val="000000"/>
                <w:sz w:val="22"/>
                <w:szCs w:val="22"/>
              </w:rPr>
            </w:pPr>
            <w:r>
              <w:rPr>
                <w:color w:val="000000"/>
                <w:sz w:val="22"/>
                <w:szCs w:val="22"/>
              </w:rPr>
              <w:t>31%</w:t>
            </w:r>
          </w:p>
        </w:tc>
      </w:tr>
      <w:tr w:rsidR="008F4B90" w:rsidRPr="00057E56" w14:paraId="650580C4" w14:textId="77777777" w:rsidTr="00252EB7">
        <w:trPr>
          <w:trHeight w:val="288"/>
        </w:trPr>
        <w:tc>
          <w:tcPr>
            <w:tcW w:w="2793" w:type="dxa"/>
            <w:noWrap/>
          </w:tcPr>
          <w:p w14:paraId="68929BC4" w14:textId="4362CF3F" w:rsidR="008F4B90" w:rsidRPr="00252EB7" w:rsidRDefault="00252EB7" w:rsidP="008F4B90">
            <w:pPr>
              <w:jc w:val="center"/>
              <w:rPr>
                <w:color w:val="000000"/>
                <w:sz w:val="22"/>
                <w:szCs w:val="22"/>
              </w:rPr>
            </w:pPr>
            <w:r w:rsidRPr="00252EB7">
              <w:rPr>
                <w:color w:val="000000"/>
                <w:sz w:val="22"/>
                <w:szCs w:val="22"/>
              </w:rPr>
              <w:t>Mean NO</w:t>
            </w:r>
            <w:r w:rsidRPr="00252EB7">
              <w:rPr>
                <w:color w:val="000000"/>
                <w:sz w:val="22"/>
                <w:szCs w:val="22"/>
                <w:vertAlign w:val="subscript"/>
              </w:rPr>
              <w:t>3</w:t>
            </w:r>
            <w:r w:rsidRPr="00252EB7">
              <w:rPr>
                <w:color w:val="000000"/>
                <w:sz w:val="22"/>
                <w:szCs w:val="22"/>
              </w:rPr>
              <w:t xml:space="preserve"> load (Mg) reduction per treated hectare</w:t>
            </w:r>
          </w:p>
        </w:tc>
        <w:tc>
          <w:tcPr>
            <w:tcW w:w="1053" w:type="dxa"/>
            <w:noWrap/>
            <w:vAlign w:val="center"/>
          </w:tcPr>
          <w:p w14:paraId="5B6E8EC9" w14:textId="5B678481" w:rsidR="008F4B90" w:rsidRPr="00252EB7" w:rsidRDefault="008F4B90" w:rsidP="00252EB7">
            <w:pPr>
              <w:jc w:val="center"/>
              <w:rPr>
                <w:color w:val="000000"/>
                <w:sz w:val="22"/>
                <w:szCs w:val="22"/>
              </w:rPr>
            </w:pPr>
            <w:r w:rsidRPr="001B2839">
              <w:rPr>
                <w:color w:val="000000"/>
                <w:sz w:val="22"/>
                <w:szCs w:val="22"/>
              </w:rPr>
              <w:t>36.0</w:t>
            </w:r>
          </w:p>
        </w:tc>
        <w:tc>
          <w:tcPr>
            <w:tcW w:w="1053" w:type="dxa"/>
            <w:noWrap/>
            <w:vAlign w:val="center"/>
          </w:tcPr>
          <w:p w14:paraId="3B689407" w14:textId="1F2F57B3" w:rsidR="008F4B90" w:rsidRPr="00252EB7" w:rsidRDefault="008F4B90" w:rsidP="00252EB7">
            <w:pPr>
              <w:jc w:val="center"/>
              <w:rPr>
                <w:color w:val="000000"/>
                <w:sz w:val="22"/>
                <w:szCs w:val="22"/>
              </w:rPr>
            </w:pPr>
            <w:r w:rsidRPr="001B2839">
              <w:rPr>
                <w:color w:val="000000"/>
                <w:sz w:val="22"/>
                <w:szCs w:val="22"/>
              </w:rPr>
              <w:t>26.2</w:t>
            </w:r>
          </w:p>
        </w:tc>
        <w:tc>
          <w:tcPr>
            <w:tcW w:w="1053" w:type="dxa"/>
            <w:noWrap/>
            <w:vAlign w:val="center"/>
          </w:tcPr>
          <w:p w14:paraId="3603B6AC" w14:textId="4D56DF71" w:rsidR="008F4B90" w:rsidRPr="00252EB7" w:rsidRDefault="008F4B90" w:rsidP="00252EB7">
            <w:pPr>
              <w:jc w:val="center"/>
              <w:rPr>
                <w:color w:val="000000"/>
                <w:sz w:val="22"/>
                <w:szCs w:val="22"/>
              </w:rPr>
            </w:pPr>
            <w:r w:rsidRPr="001B2839">
              <w:rPr>
                <w:color w:val="000000"/>
                <w:sz w:val="22"/>
                <w:szCs w:val="22"/>
              </w:rPr>
              <w:t>32.</w:t>
            </w:r>
            <w:r w:rsidR="00252EB7">
              <w:rPr>
                <w:color w:val="000000"/>
                <w:sz w:val="22"/>
                <w:szCs w:val="22"/>
              </w:rPr>
              <w:t>7</w:t>
            </w:r>
          </w:p>
        </w:tc>
        <w:tc>
          <w:tcPr>
            <w:tcW w:w="1053" w:type="dxa"/>
            <w:noWrap/>
            <w:vAlign w:val="center"/>
          </w:tcPr>
          <w:p w14:paraId="4783AE10" w14:textId="13BDAD4D" w:rsidR="008F4B90" w:rsidRPr="00252EB7" w:rsidRDefault="008F4B90" w:rsidP="00252EB7">
            <w:pPr>
              <w:jc w:val="center"/>
              <w:rPr>
                <w:color w:val="000000"/>
                <w:sz w:val="22"/>
                <w:szCs w:val="22"/>
              </w:rPr>
            </w:pPr>
            <w:r w:rsidRPr="001B2839">
              <w:rPr>
                <w:color w:val="000000"/>
                <w:sz w:val="22"/>
                <w:szCs w:val="22"/>
              </w:rPr>
              <w:t>3</w:t>
            </w:r>
            <w:r w:rsidR="00252EB7">
              <w:rPr>
                <w:color w:val="000000"/>
                <w:sz w:val="22"/>
                <w:szCs w:val="22"/>
              </w:rPr>
              <w:t>5.0</w:t>
            </w:r>
          </w:p>
        </w:tc>
        <w:tc>
          <w:tcPr>
            <w:tcW w:w="1053" w:type="dxa"/>
            <w:noWrap/>
            <w:vAlign w:val="center"/>
          </w:tcPr>
          <w:p w14:paraId="21B983E4" w14:textId="7AC59C36" w:rsidR="008F4B90" w:rsidRPr="00252EB7" w:rsidRDefault="008F4B90" w:rsidP="00252EB7">
            <w:pPr>
              <w:jc w:val="center"/>
              <w:rPr>
                <w:color w:val="000000"/>
                <w:sz w:val="22"/>
                <w:szCs w:val="22"/>
              </w:rPr>
            </w:pPr>
            <w:r w:rsidRPr="001B2839">
              <w:rPr>
                <w:color w:val="000000"/>
                <w:sz w:val="22"/>
                <w:szCs w:val="22"/>
              </w:rPr>
              <w:t>38.8</w:t>
            </w:r>
          </w:p>
        </w:tc>
      </w:tr>
      <w:tr w:rsidR="008F4B90" w:rsidRPr="00057E56" w14:paraId="7AE57D15" w14:textId="77777777" w:rsidTr="00252EB7">
        <w:trPr>
          <w:trHeight w:val="288"/>
        </w:trPr>
        <w:tc>
          <w:tcPr>
            <w:tcW w:w="2793" w:type="dxa"/>
            <w:noWrap/>
          </w:tcPr>
          <w:p w14:paraId="67178156" w14:textId="43DCA46A" w:rsidR="008F4B90" w:rsidRPr="00252EB7" w:rsidRDefault="00252EB7" w:rsidP="008F4B90">
            <w:pPr>
              <w:jc w:val="center"/>
              <w:rPr>
                <w:color w:val="000000"/>
                <w:sz w:val="22"/>
                <w:szCs w:val="22"/>
              </w:rPr>
            </w:pPr>
            <w:r w:rsidRPr="00252EB7">
              <w:rPr>
                <w:color w:val="000000"/>
                <w:sz w:val="22"/>
                <w:szCs w:val="22"/>
              </w:rPr>
              <w:t>Mean sediment load (Mg) reduction per treated hectare</w:t>
            </w:r>
          </w:p>
        </w:tc>
        <w:tc>
          <w:tcPr>
            <w:tcW w:w="1053" w:type="dxa"/>
            <w:noWrap/>
            <w:vAlign w:val="center"/>
          </w:tcPr>
          <w:p w14:paraId="0BC9ABFE" w14:textId="769295BA" w:rsidR="008F4B90" w:rsidRPr="00252EB7" w:rsidRDefault="008F4B90" w:rsidP="00252EB7">
            <w:pPr>
              <w:jc w:val="center"/>
              <w:rPr>
                <w:color w:val="000000"/>
                <w:sz w:val="22"/>
                <w:szCs w:val="22"/>
              </w:rPr>
            </w:pPr>
            <w:r w:rsidRPr="001B2839">
              <w:rPr>
                <w:color w:val="000000"/>
                <w:sz w:val="22"/>
                <w:szCs w:val="22"/>
              </w:rPr>
              <w:t>4</w:t>
            </w:r>
            <w:r w:rsidR="00DC63CC">
              <w:rPr>
                <w:color w:val="000000"/>
                <w:sz w:val="22"/>
                <w:szCs w:val="22"/>
              </w:rPr>
              <w:t>,</w:t>
            </w:r>
            <w:r w:rsidRPr="001B2839">
              <w:rPr>
                <w:color w:val="000000"/>
                <w:sz w:val="22"/>
                <w:szCs w:val="22"/>
              </w:rPr>
              <w:t>461</w:t>
            </w:r>
          </w:p>
        </w:tc>
        <w:tc>
          <w:tcPr>
            <w:tcW w:w="1053" w:type="dxa"/>
            <w:noWrap/>
            <w:vAlign w:val="center"/>
          </w:tcPr>
          <w:p w14:paraId="52D7EA64" w14:textId="38678629" w:rsidR="008F4B90" w:rsidRPr="00252EB7" w:rsidRDefault="008F4B90" w:rsidP="00252EB7">
            <w:pPr>
              <w:jc w:val="center"/>
              <w:rPr>
                <w:color w:val="000000"/>
                <w:sz w:val="22"/>
                <w:szCs w:val="22"/>
              </w:rPr>
            </w:pPr>
            <w:r w:rsidRPr="001B2839">
              <w:rPr>
                <w:color w:val="000000"/>
                <w:sz w:val="22"/>
                <w:szCs w:val="22"/>
              </w:rPr>
              <w:t>4</w:t>
            </w:r>
            <w:r w:rsidR="00DC63CC">
              <w:rPr>
                <w:color w:val="000000"/>
                <w:sz w:val="22"/>
                <w:szCs w:val="22"/>
              </w:rPr>
              <w:t>,</w:t>
            </w:r>
            <w:r w:rsidRPr="001B2839">
              <w:rPr>
                <w:color w:val="000000"/>
                <w:sz w:val="22"/>
                <w:szCs w:val="22"/>
              </w:rPr>
              <w:t>342</w:t>
            </w:r>
          </w:p>
        </w:tc>
        <w:tc>
          <w:tcPr>
            <w:tcW w:w="1053" w:type="dxa"/>
            <w:noWrap/>
            <w:vAlign w:val="center"/>
          </w:tcPr>
          <w:p w14:paraId="4047E43B" w14:textId="362B5BA4" w:rsidR="008F4B90" w:rsidRPr="00252EB7" w:rsidRDefault="008F4B90" w:rsidP="00252EB7">
            <w:pPr>
              <w:jc w:val="center"/>
              <w:rPr>
                <w:color w:val="000000"/>
                <w:sz w:val="22"/>
                <w:szCs w:val="22"/>
              </w:rPr>
            </w:pPr>
            <w:r w:rsidRPr="001B2839">
              <w:rPr>
                <w:color w:val="000000"/>
                <w:sz w:val="22"/>
                <w:szCs w:val="22"/>
              </w:rPr>
              <w:t>3</w:t>
            </w:r>
            <w:r w:rsidR="00DC63CC">
              <w:rPr>
                <w:color w:val="000000"/>
                <w:sz w:val="22"/>
                <w:szCs w:val="22"/>
              </w:rPr>
              <w:t>,</w:t>
            </w:r>
            <w:r w:rsidRPr="001B2839">
              <w:rPr>
                <w:color w:val="000000"/>
                <w:sz w:val="22"/>
                <w:szCs w:val="22"/>
              </w:rPr>
              <w:t>93</w:t>
            </w:r>
            <w:r w:rsidR="00252EB7">
              <w:rPr>
                <w:color w:val="000000"/>
                <w:sz w:val="22"/>
                <w:szCs w:val="22"/>
              </w:rPr>
              <w:t>9</w:t>
            </w:r>
          </w:p>
        </w:tc>
        <w:tc>
          <w:tcPr>
            <w:tcW w:w="1053" w:type="dxa"/>
            <w:noWrap/>
            <w:vAlign w:val="center"/>
          </w:tcPr>
          <w:p w14:paraId="210B8679" w14:textId="2A95214D" w:rsidR="008F4B90" w:rsidRPr="00252EB7" w:rsidRDefault="008F4B90" w:rsidP="00252EB7">
            <w:pPr>
              <w:jc w:val="center"/>
              <w:rPr>
                <w:color w:val="000000"/>
                <w:sz w:val="22"/>
                <w:szCs w:val="22"/>
              </w:rPr>
            </w:pPr>
            <w:r w:rsidRPr="001B2839">
              <w:rPr>
                <w:color w:val="000000"/>
                <w:sz w:val="22"/>
                <w:szCs w:val="22"/>
              </w:rPr>
              <w:t>6</w:t>
            </w:r>
            <w:r w:rsidR="00DC63CC">
              <w:rPr>
                <w:color w:val="000000"/>
                <w:sz w:val="22"/>
                <w:szCs w:val="22"/>
              </w:rPr>
              <w:t>,</w:t>
            </w:r>
            <w:r w:rsidRPr="001B2839">
              <w:rPr>
                <w:color w:val="000000"/>
                <w:sz w:val="22"/>
                <w:szCs w:val="22"/>
              </w:rPr>
              <w:t>49</w:t>
            </w:r>
            <w:r w:rsidR="00252EB7">
              <w:rPr>
                <w:color w:val="000000"/>
                <w:sz w:val="22"/>
                <w:szCs w:val="22"/>
              </w:rPr>
              <w:t>5</w:t>
            </w:r>
          </w:p>
        </w:tc>
        <w:tc>
          <w:tcPr>
            <w:tcW w:w="1053" w:type="dxa"/>
            <w:noWrap/>
            <w:vAlign w:val="center"/>
          </w:tcPr>
          <w:p w14:paraId="52329E08" w14:textId="1260E746" w:rsidR="008F4B90" w:rsidRPr="00252EB7" w:rsidRDefault="008F4B90" w:rsidP="00252EB7">
            <w:pPr>
              <w:jc w:val="center"/>
              <w:rPr>
                <w:color w:val="000000"/>
                <w:sz w:val="22"/>
                <w:szCs w:val="22"/>
              </w:rPr>
            </w:pPr>
            <w:r w:rsidRPr="001B2839">
              <w:rPr>
                <w:color w:val="000000"/>
                <w:sz w:val="22"/>
                <w:szCs w:val="22"/>
              </w:rPr>
              <w:t>2</w:t>
            </w:r>
            <w:r w:rsidR="00DC63CC">
              <w:rPr>
                <w:color w:val="000000"/>
                <w:sz w:val="22"/>
                <w:szCs w:val="22"/>
              </w:rPr>
              <w:t>,</w:t>
            </w:r>
            <w:r w:rsidRPr="001B2839">
              <w:rPr>
                <w:color w:val="000000"/>
                <w:sz w:val="22"/>
                <w:szCs w:val="22"/>
              </w:rPr>
              <w:t>269</w:t>
            </w:r>
          </w:p>
        </w:tc>
      </w:tr>
      <w:tr w:rsidR="008F4B90" w:rsidRPr="00057E56" w14:paraId="68EA4534" w14:textId="77777777" w:rsidTr="00252EB7">
        <w:trPr>
          <w:trHeight w:val="288"/>
        </w:trPr>
        <w:tc>
          <w:tcPr>
            <w:tcW w:w="2793" w:type="dxa"/>
            <w:noWrap/>
          </w:tcPr>
          <w:p w14:paraId="2FCC0F87" w14:textId="12F92860" w:rsidR="008F4B90" w:rsidRPr="00252EB7" w:rsidRDefault="00252EB7" w:rsidP="008F4B90">
            <w:pPr>
              <w:jc w:val="center"/>
              <w:rPr>
                <w:color w:val="000000"/>
                <w:sz w:val="22"/>
                <w:szCs w:val="22"/>
              </w:rPr>
            </w:pPr>
            <w:r w:rsidRPr="00252EB7">
              <w:rPr>
                <w:color w:val="000000"/>
                <w:sz w:val="22"/>
                <w:szCs w:val="22"/>
              </w:rPr>
              <w:t>Mean GHG (Mg CO</w:t>
            </w:r>
            <w:r w:rsidRPr="00252EB7">
              <w:rPr>
                <w:color w:val="000000"/>
                <w:sz w:val="22"/>
                <w:szCs w:val="22"/>
                <w:vertAlign w:val="subscript"/>
              </w:rPr>
              <w:t xml:space="preserve">2 </w:t>
            </w:r>
            <w:r w:rsidRPr="00252EB7">
              <w:rPr>
                <w:i/>
                <w:color w:val="000000"/>
                <w:sz w:val="22"/>
                <w:szCs w:val="22"/>
                <w:vertAlign w:val="subscript"/>
              </w:rPr>
              <w:t>eq</w:t>
            </w:r>
            <w:r w:rsidRPr="00252EB7">
              <w:rPr>
                <w:color w:val="000000"/>
                <w:sz w:val="22"/>
                <w:szCs w:val="22"/>
              </w:rPr>
              <w:t>) emission reductions per treated hectare</w:t>
            </w:r>
          </w:p>
        </w:tc>
        <w:tc>
          <w:tcPr>
            <w:tcW w:w="1053" w:type="dxa"/>
            <w:noWrap/>
            <w:vAlign w:val="center"/>
          </w:tcPr>
          <w:p w14:paraId="427C7E4B" w14:textId="6ED19E8D" w:rsidR="008F4B90" w:rsidRPr="00252EB7" w:rsidRDefault="008F4B90" w:rsidP="00252EB7">
            <w:pPr>
              <w:jc w:val="center"/>
              <w:rPr>
                <w:color w:val="000000"/>
                <w:sz w:val="22"/>
                <w:szCs w:val="22"/>
              </w:rPr>
            </w:pPr>
            <w:r w:rsidRPr="001B2839">
              <w:rPr>
                <w:color w:val="000000"/>
                <w:sz w:val="22"/>
                <w:szCs w:val="22"/>
              </w:rPr>
              <w:t>1.6</w:t>
            </w:r>
          </w:p>
        </w:tc>
        <w:tc>
          <w:tcPr>
            <w:tcW w:w="1053" w:type="dxa"/>
            <w:noWrap/>
            <w:vAlign w:val="center"/>
          </w:tcPr>
          <w:p w14:paraId="3D05CB54" w14:textId="33C26290" w:rsidR="008F4B90" w:rsidRPr="00252EB7" w:rsidRDefault="008F4B90" w:rsidP="00252EB7">
            <w:pPr>
              <w:jc w:val="center"/>
              <w:rPr>
                <w:color w:val="000000"/>
                <w:sz w:val="22"/>
                <w:szCs w:val="22"/>
              </w:rPr>
            </w:pPr>
            <w:r w:rsidRPr="001B2839">
              <w:rPr>
                <w:color w:val="000000"/>
                <w:sz w:val="22"/>
                <w:szCs w:val="22"/>
              </w:rPr>
              <w:t>1.</w:t>
            </w:r>
            <w:r w:rsidR="00252EB7">
              <w:rPr>
                <w:color w:val="000000"/>
                <w:sz w:val="22"/>
                <w:szCs w:val="22"/>
              </w:rPr>
              <w:t>8</w:t>
            </w:r>
          </w:p>
        </w:tc>
        <w:tc>
          <w:tcPr>
            <w:tcW w:w="1053" w:type="dxa"/>
            <w:noWrap/>
            <w:vAlign w:val="center"/>
          </w:tcPr>
          <w:p w14:paraId="22562551" w14:textId="1A4230E5" w:rsidR="008F4B90" w:rsidRPr="00252EB7" w:rsidRDefault="008F4B90" w:rsidP="00252EB7">
            <w:pPr>
              <w:jc w:val="center"/>
              <w:rPr>
                <w:color w:val="000000"/>
                <w:sz w:val="22"/>
                <w:szCs w:val="22"/>
              </w:rPr>
            </w:pPr>
            <w:r w:rsidRPr="001B2839">
              <w:rPr>
                <w:color w:val="000000"/>
                <w:sz w:val="22"/>
                <w:szCs w:val="22"/>
              </w:rPr>
              <w:t>1.7</w:t>
            </w:r>
          </w:p>
        </w:tc>
        <w:tc>
          <w:tcPr>
            <w:tcW w:w="1053" w:type="dxa"/>
            <w:noWrap/>
            <w:vAlign w:val="center"/>
          </w:tcPr>
          <w:p w14:paraId="5DE2590F" w14:textId="78AF26DD" w:rsidR="008F4B90" w:rsidRPr="00252EB7" w:rsidRDefault="008F4B90" w:rsidP="00252EB7">
            <w:pPr>
              <w:jc w:val="center"/>
              <w:rPr>
                <w:color w:val="000000"/>
                <w:sz w:val="22"/>
                <w:szCs w:val="22"/>
              </w:rPr>
            </w:pPr>
            <w:r w:rsidRPr="001B2839">
              <w:rPr>
                <w:color w:val="000000"/>
                <w:sz w:val="22"/>
                <w:szCs w:val="22"/>
              </w:rPr>
              <w:t>1.</w:t>
            </w:r>
            <w:r w:rsidR="00252EB7">
              <w:rPr>
                <w:color w:val="000000"/>
                <w:sz w:val="22"/>
                <w:szCs w:val="22"/>
              </w:rPr>
              <w:t>6</w:t>
            </w:r>
          </w:p>
        </w:tc>
        <w:tc>
          <w:tcPr>
            <w:tcW w:w="1053" w:type="dxa"/>
            <w:noWrap/>
            <w:vAlign w:val="center"/>
          </w:tcPr>
          <w:p w14:paraId="4F7F7CF9" w14:textId="4E9D9A01" w:rsidR="008F4B90" w:rsidRPr="00252EB7" w:rsidRDefault="008F4B90" w:rsidP="00252EB7">
            <w:pPr>
              <w:jc w:val="center"/>
              <w:rPr>
                <w:color w:val="000000"/>
                <w:sz w:val="22"/>
                <w:szCs w:val="22"/>
              </w:rPr>
            </w:pPr>
            <w:r w:rsidRPr="001B2839">
              <w:rPr>
                <w:color w:val="000000"/>
                <w:sz w:val="22"/>
                <w:szCs w:val="22"/>
              </w:rPr>
              <w:t>2.2</w:t>
            </w:r>
          </w:p>
        </w:tc>
      </w:tr>
      <w:tr w:rsidR="008F4B90" w:rsidRPr="00057E56" w14:paraId="4D445CF6" w14:textId="77777777" w:rsidTr="00252EB7">
        <w:trPr>
          <w:trHeight w:val="288"/>
        </w:trPr>
        <w:tc>
          <w:tcPr>
            <w:tcW w:w="2793" w:type="dxa"/>
            <w:noWrap/>
          </w:tcPr>
          <w:p w14:paraId="08831F57" w14:textId="3741231C" w:rsidR="008F4B90" w:rsidRPr="00252EB7" w:rsidRDefault="00252EB7" w:rsidP="008F4B90">
            <w:pPr>
              <w:jc w:val="center"/>
              <w:rPr>
                <w:color w:val="000000"/>
                <w:sz w:val="22"/>
                <w:szCs w:val="22"/>
              </w:rPr>
            </w:pPr>
            <w:r w:rsidRPr="00252EB7">
              <w:rPr>
                <w:color w:val="000000"/>
                <w:sz w:val="22"/>
                <w:szCs w:val="22"/>
              </w:rPr>
              <w:t>Mean biomass (Mg) per treated hectare</w:t>
            </w:r>
          </w:p>
        </w:tc>
        <w:tc>
          <w:tcPr>
            <w:tcW w:w="1053" w:type="dxa"/>
            <w:noWrap/>
            <w:vAlign w:val="center"/>
          </w:tcPr>
          <w:p w14:paraId="29560614" w14:textId="358ABE19" w:rsidR="008F4B90" w:rsidRPr="00252EB7" w:rsidRDefault="008F4B90" w:rsidP="00252EB7">
            <w:pPr>
              <w:jc w:val="center"/>
              <w:rPr>
                <w:color w:val="000000"/>
                <w:sz w:val="22"/>
                <w:szCs w:val="22"/>
              </w:rPr>
            </w:pPr>
            <w:r w:rsidRPr="001B2839">
              <w:rPr>
                <w:color w:val="000000"/>
                <w:sz w:val="22"/>
                <w:szCs w:val="22"/>
              </w:rPr>
              <w:t>5.2</w:t>
            </w:r>
          </w:p>
        </w:tc>
        <w:tc>
          <w:tcPr>
            <w:tcW w:w="1053" w:type="dxa"/>
            <w:noWrap/>
            <w:vAlign w:val="center"/>
          </w:tcPr>
          <w:p w14:paraId="6433ECF4" w14:textId="7E1BDD41" w:rsidR="008F4B90" w:rsidRPr="00252EB7" w:rsidRDefault="008F4B90" w:rsidP="00252EB7">
            <w:pPr>
              <w:jc w:val="center"/>
              <w:rPr>
                <w:color w:val="000000"/>
                <w:sz w:val="22"/>
                <w:szCs w:val="22"/>
              </w:rPr>
            </w:pPr>
            <w:r w:rsidRPr="001B2839">
              <w:rPr>
                <w:color w:val="000000"/>
                <w:sz w:val="22"/>
                <w:szCs w:val="22"/>
              </w:rPr>
              <w:t>5.</w:t>
            </w:r>
            <w:r w:rsidR="00252EB7">
              <w:rPr>
                <w:color w:val="000000"/>
                <w:sz w:val="22"/>
                <w:szCs w:val="22"/>
              </w:rPr>
              <w:t>4</w:t>
            </w:r>
          </w:p>
        </w:tc>
        <w:tc>
          <w:tcPr>
            <w:tcW w:w="1053" w:type="dxa"/>
            <w:noWrap/>
            <w:vAlign w:val="center"/>
          </w:tcPr>
          <w:p w14:paraId="3716359E" w14:textId="7EA6701F" w:rsidR="008F4B90" w:rsidRPr="00252EB7" w:rsidRDefault="008F4B90" w:rsidP="00252EB7">
            <w:pPr>
              <w:jc w:val="center"/>
              <w:rPr>
                <w:color w:val="000000"/>
                <w:sz w:val="22"/>
                <w:szCs w:val="22"/>
              </w:rPr>
            </w:pPr>
            <w:r w:rsidRPr="001B2839">
              <w:rPr>
                <w:color w:val="000000"/>
                <w:sz w:val="22"/>
                <w:szCs w:val="22"/>
              </w:rPr>
              <w:t>5.</w:t>
            </w:r>
            <w:r w:rsidR="00252EB7">
              <w:rPr>
                <w:color w:val="000000"/>
                <w:sz w:val="22"/>
                <w:szCs w:val="22"/>
              </w:rPr>
              <w:t>4</w:t>
            </w:r>
          </w:p>
        </w:tc>
        <w:tc>
          <w:tcPr>
            <w:tcW w:w="1053" w:type="dxa"/>
            <w:noWrap/>
            <w:vAlign w:val="center"/>
          </w:tcPr>
          <w:p w14:paraId="6A13B43B" w14:textId="3F45AED5" w:rsidR="008F4B90" w:rsidRPr="00252EB7" w:rsidRDefault="008F4B90" w:rsidP="00252EB7">
            <w:pPr>
              <w:jc w:val="center"/>
              <w:rPr>
                <w:color w:val="000000"/>
                <w:sz w:val="22"/>
                <w:szCs w:val="22"/>
              </w:rPr>
            </w:pPr>
            <w:r w:rsidRPr="001B2839">
              <w:rPr>
                <w:color w:val="000000"/>
                <w:sz w:val="22"/>
                <w:szCs w:val="22"/>
              </w:rPr>
              <w:t>5.1</w:t>
            </w:r>
          </w:p>
        </w:tc>
        <w:tc>
          <w:tcPr>
            <w:tcW w:w="1053" w:type="dxa"/>
            <w:noWrap/>
            <w:vAlign w:val="center"/>
          </w:tcPr>
          <w:p w14:paraId="10F6205D" w14:textId="6C2DFF53" w:rsidR="008F4B90" w:rsidRPr="00252EB7" w:rsidRDefault="008F4B90" w:rsidP="00252EB7">
            <w:pPr>
              <w:jc w:val="center"/>
              <w:rPr>
                <w:color w:val="000000"/>
                <w:sz w:val="22"/>
                <w:szCs w:val="22"/>
              </w:rPr>
            </w:pPr>
            <w:r w:rsidRPr="001B2839">
              <w:rPr>
                <w:color w:val="000000"/>
                <w:sz w:val="22"/>
                <w:szCs w:val="22"/>
              </w:rPr>
              <w:t>6.2</w:t>
            </w:r>
          </w:p>
        </w:tc>
      </w:tr>
      <w:tr w:rsidR="008F4B90" w:rsidRPr="00057E56" w14:paraId="0A382728" w14:textId="77777777" w:rsidTr="00252EB7">
        <w:trPr>
          <w:trHeight w:val="288"/>
        </w:trPr>
        <w:tc>
          <w:tcPr>
            <w:tcW w:w="2793" w:type="dxa"/>
            <w:noWrap/>
          </w:tcPr>
          <w:p w14:paraId="3BAAC0C7" w14:textId="55AF80F6" w:rsidR="008F4B90" w:rsidRPr="00252EB7" w:rsidRDefault="00252EB7" w:rsidP="008F4B90">
            <w:pPr>
              <w:jc w:val="center"/>
              <w:rPr>
                <w:color w:val="000000"/>
                <w:sz w:val="22"/>
                <w:szCs w:val="22"/>
              </w:rPr>
            </w:pPr>
            <w:r>
              <w:rPr>
                <w:color w:val="000000"/>
                <w:sz w:val="22"/>
                <w:szCs w:val="22"/>
              </w:rPr>
              <w:t>Percent of treated area in</w:t>
            </w:r>
            <w:r w:rsidRPr="00252EB7">
              <w:rPr>
                <w:color w:val="000000"/>
                <w:sz w:val="22"/>
                <w:szCs w:val="22"/>
              </w:rPr>
              <w:t xml:space="preserve"> prairie area</w:t>
            </w:r>
          </w:p>
        </w:tc>
        <w:tc>
          <w:tcPr>
            <w:tcW w:w="1053" w:type="dxa"/>
            <w:noWrap/>
            <w:vAlign w:val="center"/>
          </w:tcPr>
          <w:p w14:paraId="20B2604C" w14:textId="2FB1A513" w:rsidR="008F4B90" w:rsidRPr="00252EB7" w:rsidRDefault="008F4B90" w:rsidP="00252EB7">
            <w:pPr>
              <w:jc w:val="center"/>
              <w:rPr>
                <w:color w:val="000000"/>
                <w:sz w:val="22"/>
                <w:szCs w:val="22"/>
              </w:rPr>
            </w:pPr>
            <w:r w:rsidRPr="001B2839">
              <w:rPr>
                <w:color w:val="000000"/>
                <w:sz w:val="22"/>
                <w:szCs w:val="22"/>
              </w:rPr>
              <w:t>3</w:t>
            </w:r>
            <w:r w:rsidR="003A1974">
              <w:rPr>
                <w:color w:val="000000"/>
                <w:sz w:val="22"/>
                <w:szCs w:val="22"/>
              </w:rPr>
              <w:t>1%</w:t>
            </w:r>
          </w:p>
        </w:tc>
        <w:tc>
          <w:tcPr>
            <w:tcW w:w="1053" w:type="dxa"/>
            <w:noWrap/>
            <w:vAlign w:val="center"/>
          </w:tcPr>
          <w:p w14:paraId="7624FA74" w14:textId="5DA3F0A4" w:rsidR="008F4B90" w:rsidRPr="00252EB7" w:rsidRDefault="008F4B90" w:rsidP="00252EB7">
            <w:pPr>
              <w:jc w:val="center"/>
              <w:rPr>
                <w:color w:val="000000"/>
                <w:sz w:val="22"/>
                <w:szCs w:val="22"/>
              </w:rPr>
            </w:pPr>
            <w:r w:rsidRPr="001B2839">
              <w:rPr>
                <w:color w:val="000000"/>
                <w:sz w:val="22"/>
                <w:szCs w:val="22"/>
              </w:rPr>
              <w:t>37</w:t>
            </w:r>
            <w:r w:rsidR="003A1974">
              <w:rPr>
                <w:color w:val="000000"/>
                <w:sz w:val="22"/>
                <w:szCs w:val="22"/>
              </w:rPr>
              <w:t>%</w:t>
            </w:r>
          </w:p>
        </w:tc>
        <w:tc>
          <w:tcPr>
            <w:tcW w:w="1053" w:type="dxa"/>
            <w:noWrap/>
            <w:vAlign w:val="center"/>
          </w:tcPr>
          <w:p w14:paraId="03A932D9" w14:textId="549546ED" w:rsidR="008F4B90" w:rsidRPr="00252EB7" w:rsidRDefault="008F4B90" w:rsidP="00252EB7">
            <w:pPr>
              <w:jc w:val="center"/>
              <w:rPr>
                <w:color w:val="000000"/>
                <w:sz w:val="22"/>
                <w:szCs w:val="22"/>
              </w:rPr>
            </w:pPr>
            <w:r w:rsidRPr="001B2839">
              <w:rPr>
                <w:color w:val="000000"/>
                <w:sz w:val="22"/>
                <w:szCs w:val="22"/>
              </w:rPr>
              <w:t>3</w:t>
            </w:r>
            <w:r w:rsidR="003A1974">
              <w:rPr>
                <w:color w:val="000000"/>
                <w:sz w:val="22"/>
                <w:szCs w:val="22"/>
              </w:rPr>
              <w:t>6%</w:t>
            </w:r>
          </w:p>
        </w:tc>
        <w:tc>
          <w:tcPr>
            <w:tcW w:w="1053" w:type="dxa"/>
            <w:noWrap/>
            <w:vAlign w:val="center"/>
          </w:tcPr>
          <w:p w14:paraId="0D10684E" w14:textId="50CBB962" w:rsidR="008F4B90" w:rsidRPr="00252EB7" w:rsidRDefault="008F4B90" w:rsidP="00252EB7">
            <w:pPr>
              <w:jc w:val="center"/>
              <w:rPr>
                <w:color w:val="000000"/>
                <w:sz w:val="22"/>
                <w:szCs w:val="22"/>
              </w:rPr>
            </w:pPr>
            <w:r w:rsidRPr="001B2839">
              <w:rPr>
                <w:color w:val="000000"/>
                <w:sz w:val="22"/>
                <w:szCs w:val="22"/>
              </w:rPr>
              <w:t>29</w:t>
            </w:r>
            <w:r w:rsidR="003A1974">
              <w:rPr>
                <w:color w:val="000000"/>
                <w:sz w:val="22"/>
                <w:szCs w:val="22"/>
              </w:rPr>
              <w:t>%</w:t>
            </w:r>
          </w:p>
        </w:tc>
        <w:tc>
          <w:tcPr>
            <w:tcW w:w="1053" w:type="dxa"/>
            <w:noWrap/>
            <w:vAlign w:val="center"/>
          </w:tcPr>
          <w:p w14:paraId="497E3806" w14:textId="0706B31D" w:rsidR="008F4B90" w:rsidRPr="00252EB7" w:rsidRDefault="008F4B90" w:rsidP="00252EB7">
            <w:pPr>
              <w:jc w:val="center"/>
              <w:rPr>
                <w:color w:val="000000"/>
                <w:sz w:val="22"/>
                <w:szCs w:val="22"/>
              </w:rPr>
            </w:pPr>
            <w:r w:rsidRPr="001B2839">
              <w:rPr>
                <w:color w:val="000000"/>
                <w:sz w:val="22"/>
                <w:szCs w:val="22"/>
              </w:rPr>
              <w:t>5</w:t>
            </w:r>
            <w:r w:rsidR="003A1974">
              <w:rPr>
                <w:color w:val="000000"/>
                <w:sz w:val="22"/>
                <w:szCs w:val="22"/>
              </w:rPr>
              <w:t>9%</w:t>
            </w:r>
          </w:p>
        </w:tc>
      </w:tr>
      <w:tr w:rsidR="008F4B90" w:rsidRPr="00057E56" w14:paraId="45DDB33B" w14:textId="77777777" w:rsidTr="00252EB7">
        <w:trPr>
          <w:trHeight w:val="288"/>
        </w:trPr>
        <w:tc>
          <w:tcPr>
            <w:tcW w:w="2793" w:type="dxa"/>
            <w:noWrap/>
          </w:tcPr>
          <w:p w14:paraId="68ECEFE7" w14:textId="44179B58" w:rsidR="008F4B90" w:rsidRPr="00252EB7" w:rsidRDefault="00252EB7" w:rsidP="008F4B90">
            <w:pPr>
              <w:jc w:val="center"/>
              <w:rPr>
                <w:color w:val="000000"/>
                <w:sz w:val="22"/>
                <w:szCs w:val="22"/>
              </w:rPr>
            </w:pPr>
            <w:r>
              <w:rPr>
                <w:color w:val="000000"/>
                <w:sz w:val="22"/>
                <w:szCs w:val="22"/>
              </w:rPr>
              <w:t>Percent of treated area in cereal rye</w:t>
            </w:r>
          </w:p>
        </w:tc>
        <w:tc>
          <w:tcPr>
            <w:tcW w:w="1053" w:type="dxa"/>
            <w:noWrap/>
            <w:vAlign w:val="center"/>
          </w:tcPr>
          <w:p w14:paraId="64BC6248" w14:textId="4D48BF94" w:rsidR="008F4B90" w:rsidRPr="00252EB7" w:rsidRDefault="003A1974" w:rsidP="00252EB7">
            <w:pPr>
              <w:jc w:val="center"/>
              <w:rPr>
                <w:color w:val="000000"/>
                <w:sz w:val="22"/>
                <w:szCs w:val="22"/>
              </w:rPr>
            </w:pPr>
            <w:r>
              <w:rPr>
                <w:color w:val="000000"/>
                <w:sz w:val="22"/>
                <w:szCs w:val="22"/>
              </w:rPr>
              <w:t>67%</w:t>
            </w:r>
          </w:p>
        </w:tc>
        <w:tc>
          <w:tcPr>
            <w:tcW w:w="1053" w:type="dxa"/>
            <w:noWrap/>
            <w:vAlign w:val="center"/>
          </w:tcPr>
          <w:p w14:paraId="2A135D8B" w14:textId="4C11AACE" w:rsidR="008F4B90" w:rsidRPr="00252EB7" w:rsidRDefault="008F4B90" w:rsidP="00252EB7">
            <w:pPr>
              <w:jc w:val="center"/>
              <w:rPr>
                <w:color w:val="000000"/>
                <w:sz w:val="22"/>
                <w:szCs w:val="22"/>
              </w:rPr>
            </w:pPr>
            <w:r w:rsidRPr="001B2839">
              <w:rPr>
                <w:color w:val="000000"/>
                <w:sz w:val="22"/>
                <w:szCs w:val="22"/>
              </w:rPr>
              <w:t>6</w:t>
            </w:r>
            <w:r w:rsidR="003A1974">
              <w:rPr>
                <w:color w:val="000000"/>
                <w:sz w:val="22"/>
                <w:szCs w:val="22"/>
              </w:rPr>
              <w:t>1%</w:t>
            </w:r>
          </w:p>
        </w:tc>
        <w:tc>
          <w:tcPr>
            <w:tcW w:w="1053" w:type="dxa"/>
            <w:noWrap/>
            <w:vAlign w:val="center"/>
          </w:tcPr>
          <w:p w14:paraId="43F85ADD" w14:textId="33A6B300" w:rsidR="008F4B90" w:rsidRPr="00252EB7" w:rsidRDefault="008F4B90" w:rsidP="00252EB7">
            <w:pPr>
              <w:jc w:val="center"/>
              <w:rPr>
                <w:color w:val="000000"/>
                <w:sz w:val="22"/>
                <w:szCs w:val="22"/>
              </w:rPr>
            </w:pPr>
            <w:r w:rsidRPr="001B2839">
              <w:rPr>
                <w:color w:val="000000"/>
                <w:sz w:val="22"/>
                <w:szCs w:val="22"/>
              </w:rPr>
              <w:t>62</w:t>
            </w:r>
            <w:r w:rsidR="003A1974">
              <w:rPr>
                <w:color w:val="000000"/>
                <w:sz w:val="22"/>
                <w:szCs w:val="22"/>
              </w:rPr>
              <w:t>%</w:t>
            </w:r>
          </w:p>
        </w:tc>
        <w:tc>
          <w:tcPr>
            <w:tcW w:w="1053" w:type="dxa"/>
            <w:noWrap/>
            <w:vAlign w:val="center"/>
          </w:tcPr>
          <w:p w14:paraId="29C2A10F" w14:textId="0EE16DF3" w:rsidR="008F4B90" w:rsidRPr="00252EB7" w:rsidRDefault="003A1974" w:rsidP="00252EB7">
            <w:pPr>
              <w:jc w:val="center"/>
              <w:rPr>
                <w:color w:val="000000"/>
                <w:sz w:val="22"/>
                <w:szCs w:val="22"/>
              </w:rPr>
            </w:pPr>
            <w:r>
              <w:rPr>
                <w:color w:val="000000"/>
                <w:sz w:val="22"/>
                <w:szCs w:val="22"/>
              </w:rPr>
              <w:t>70%</w:t>
            </w:r>
          </w:p>
        </w:tc>
        <w:tc>
          <w:tcPr>
            <w:tcW w:w="1053" w:type="dxa"/>
            <w:noWrap/>
            <w:vAlign w:val="center"/>
          </w:tcPr>
          <w:p w14:paraId="2AA98EF2" w14:textId="33A8FC75" w:rsidR="008F4B90" w:rsidRPr="00252EB7" w:rsidRDefault="008F4B90" w:rsidP="00252EB7">
            <w:pPr>
              <w:jc w:val="center"/>
              <w:rPr>
                <w:color w:val="000000"/>
                <w:sz w:val="22"/>
                <w:szCs w:val="22"/>
              </w:rPr>
            </w:pPr>
            <w:r w:rsidRPr="001B2839">
              <w:rPr>
                <w:color w:val="000000"/>
                <w:sz w:val="22"/>
                <w:szCs w:val="22"/>
              </w:rPr>
              <w:t>38</w:t>
            </w:r>
            <w:r w:rsidR="00EE2286">
              <w:rPr>
                <w:color w:val="000000"/>
                <w:sz w:val="22"/>
                <w:szCs w:val="22"/>
              </w:rPr>
              <w:t>%</w:t>
            </w:r>
          </w:p>
        </w:tc>
      </w:tr>
      <w:tr w:rsidR="008F4B90" w:rsidRPr="00057E56" w14:paraId="7FE302D8" w14:textId="77777777" w:rsidTr="00252EB7">
        <w:trPr>
          <w:trHeight w:val="288"/>
        </w:trPr>
        <w:tc>
          <w:tcPr>
            <w:tcW w:w="2793" w:type="dxa"/>
            <w:noWrap/>
          </w:tcPr>
          <w:p w14:paraId="101B75C9" w14:textId="6AA51D72" w:rsidR="008F4B90" w:rsidRPr="00252EB7" w:rsidRDefault="00252EB7" w:rsidP="008F4B90">
            <w:pPr>
              <w:jc w:val="center"/>
              <w:rPr>
                <w:color w:val="000000"/>
                <w:sz w:val="22"/>
                <w:szCs w:val="22"/>
              </w:rPr>
            </w:pPr>
            <w:r w:rsidRPr="00252EB7">
              <w:rPr>
                <w:color w:val="000000"/>
                <w:sz w:val="22"/>
                <w:szCs w:val="22"/>
              </w:rPr>
              <w:t>Mean direct costs (USD 2026) per treated hectare</w:t>
            </w:r>
          </w:p>
        </w:tc>
        <w:tc>
          <w:tcPr>
            <w:tcW w:w="1053" w:type="dxa"/>
            <w:noWrap/>
            <w:vAlign w:val="center"/>
          </w:tcPr>
          <w:p w14:paraId="08824E7B" w14:textId="4C1C73DC" w:rsidR="008F4B90" w:rsidRPr="00252EB7" w:rsidRDefault="001B7ACE" w:rsidP="00252EB7">
            <w:pPr>
              <w:jc w:val="center"/>
              <w:rPr>
                <w:color w:val="000000"/>
                <w:sz w:val="22"/>
                <w:szCs w:val="22"/>
              </w:rPr>
            </w:pPr>
            <w:r>
              <w:rPr>
                <w:color w:val="000000"/>
                <w:sz w:val="22"/>
                <w:szCs w:val="22"/>
              </w:rPr>
              <w:t>$</w:t>
            </w:r>
            <w:r w:rsidR="008F4B90" w:rsidRPr="001B2839">
              <w:rPr>
                <w:color w:val="000000"/>
                <w:sz w:val="22"/>
                <w:szCs w:val="22"/>
              </w:rPr>
              <w:t>84</w:t>
            </w:r>
            <w:r w:rsidR="00920675">
              <w:rPr>
                <w:color w:val="000000"/>
                <w:sz w:val="22"/>
                <w:szCs w:val="22"/>
              </w:rPr>
              <w:t>6</w:t>
            </w:r>
          </w:p>
        </w:tc>
        <w:tc>
          <w:tcPr>
            <w:tcW w:w="1053" w:type="dxa"/>
            <w:noWrap/>
            <w:vAlign w:val="center"/>
          </w:tcPr>
          <w:p w14:paraId="0A09697A" w14:textId="7C2EBFE5" w:rsidR="008F4B90" w:rsidRPr="00252EB7" w:rsidRDefault="001B7ACE" w:rsidP="00252EB7">
            <w:pPr>
              <w:jc w:val="center"/>
              <w:rPr>
                <w:color w:val="000000"/>
                <w:sz w:val="22"/>
                <w:szCs w:val="22"/>
              </w:rPr>
            </w:pPr>
            <w:r>
              <w:rPr>
                <w:color w:val="000000"/>
                <w:sz w:val="22"/>
                <w:szCs w:val="22"/>
              </w:rPr>
              <w:t>$</w:t>
            </w:r>
            <w:r w:rsidR="008F4B90" w:rsidRPr="001B2839">
              <w:rPr>
                <w:color w:val="000000"/>
                <w:sz w:val="22"/>
                <w:szCs w:val="22"/>
              </w:rPr>
              <w:t>73</w:t>
            </w:r>
            <w:r w:rsidR="00920675">
              <w:rPr>
                <w:color w:val="000000"/>
                <w:sz w:val="22"/>
                <w:szCs w:val="22"/>
              </w:rPr>
              <w:t>2</w:t>
            </w:r>
          </w:p>
        </w:tc>
        <w:tc>
          <w:tcPr>
            <w:tcW w:w="1053" w:type="dxa"/>
            <w:noWrap/>
            <w:vAlign w:val="center"/>
          </w:tcPr>
          <w:p w14:paraId="262027EB" w14:textId="629B4EB6" w:rsidR="008F4B90" w:rsidRPr="00252EB7" w:rsidRDefault="001B7ACE" w:rsidP="00252EB7">
            <w:pPr>
              <w:jc w:val="center"/>
              <w:rPr>
                <w:color w:val="000000"/>
                <w:sz w:val="22"/>
                <w:szCs w:val="22"/>
              </w:rPr>
            </w:pPr>
            <w:r>
              <w:rPr>
                <w:color w:val="000000"/>
                <w:sz w:val="22"/>
                <w:szCs w:val="22"/>
              </w:rPr>
              <w:t>$</w:t>
            </w:r>
            <w:r w:rsidR="008F4B90" w:rsidRPr="001B2839">
              <w:rPr>
                <w:color w:val="000000"/>
                <w:sz w:val="22"/>
                <w:szCs w:val="22"/>
              </w:rPr>
              <w:t>78</w:t>
            </w:r>
            <w:r w:rsidR="00920675">
              <w:rPr>
                <w:color w:val="000000"/>
                <w:sz w:val="22"/>
                <w:szCs w:val="22"/>
              </w:rPr>
              <w:t>1</w:t>
            </w:r>
          </w:p>
        </w:tc>
        <w:tc>
          <w:tcPr>
            <w:tcW w:w="1053" w:type="dxa"/>
            <w:noWrap/>
            <w:vAlign w:val="center"/>
          </w:tcPr>
          <w:p w14:paraId="3AA8177F" w14:textId="69381AED" w:rsidR="008F4B90" w:rsidRPr="00252EB7" w:rsidRDefault="001B7ACE" w:rsidP="00252EB7">
            <w:pPr>
              <w:jc w:val="center"/>
              <w:rPr>
                <w:color w:val="000000"/>
                <w:sz w:val="22"/>
                <w:szCs w:val="22"/>
              </w:rPr>
            </w:pPr>
            <w:r>
              <w:rPr>
                <w:color w:val="000000"/>
                <w:sz w:val="22"/>
                <w:szCs w:val="22"/>
              </w:rPr>
              <w:t>$</w:t>
            </w:r>
            <w:r w:rsidR="008F4B90" w:rsidRPr="001B2839">
              <w:rPr>
                <w:color w:val="000000"/>
                <w:sz w:val="22"/>
                <w:szCs w:val="22"/>
              </w:rPr>
              <w:t>66</w:t>
            </w:r>
            <w:r w:rsidR="00920675">
              <w:rPr>
                <w:color w:val="000000"/>
                <w:sz w:val="22"/>
                <w:szCs w:val="22"/>
              </w:rPr>
              <w:t>8</w:t>
            </w:r>
          </w:p>
        </w:tc>
        <w:tc>
          <w:tcPr>
            <w:tcW w:w="1053" w:type="dxa"/>
            <w:noWrap/>
            <w:vAlign w:val="center"/>
          </w:tcPr>
          <w:p w14:paraId="5D9A34A8" w14:textId="04246229" w:rsidR="008F4B90" w:rsidRPr="00252EB7" w:rsidRDefault="001B7ACE" w:rsidP="00252EB7">
            <w:pPr>
              <w:jc w:val="center"/>
              <w:rPr>
                <w:color w:val="000000"/>
                <w:sz w:val="22"/>
                <w:szCs w:val="22"/>
              </w:rPr>
            </w:pPr>
            <w:r>
              <w:rPr>
                <w:color w:val="000000"/>
                <w:sz w:val="22"/>
                <w:szCs w:val="22"/>
              </w:rPr>
              <w:t>$</w:t>
            </w:r>
            <w:r w:rsidR="008F4B90" w:rsidRPr="001B2839">
              <w:rPr>
                <w:color w:val="000000"/>
                <w:sz w:val="22"/>
                <w:szCs w:val="22"/>
              </w:rPr>
              <w:t>908</w:t>
            </w:r>
          </w:p>
        </w:tc>
      </w:tr>
    </w:tbl>
    <w:p w14:paraId="38B7C37F" w14:textId="77777777" w:rsidR="001B2839" w:rsidRDefault="001B2839" w:rsidP="00D01DA9">
      <w:pPr>
        <w:rPr>
          <w:highlight w:val="yellow"/>
        </w:rPr>
      </w:pPr>
    </w:p>
    <w:p w14:paraId="39657BA7" w14:textId="36BA75BC" w:rsidR="00B95B6E" w:rsidRPr="00D01DA9" w:rsidRDefault="00B95B6E" w:rsidP="006B01ED">
      <w:pPr>
        <w:spacing w:after="160" w:line="259" w:lineRule="auto"/>
        <w:rPr>
          <w:highlight w:val="yellow"/>
        </w:rPr>
      </w:pPr>
      <w:r w:rsidRPr="00D01DA9">
        <w:rPr>
          <w:highlight w:val="yellow"/>
        </w:rPr>
        <w:br w:type="page"/>
      </w:r>
    </w:p>
    <w:p w14:paraId="5A13D465" w14:textId="23524B20" w:rsidR="009C07D9" w:rsidRDefault="00761F2B" w:rsidP="00410936">
      <w:r>
        <w:rPr>
          <w:noProof/>
        </w:rPr>
        <w:lastRenderedPageBreak/>
        <mc:AlternateContent>
          <mc:Choice Requires="wpg">
            <w:drawing>
              <wp:anchor distT="0" distB="0" distL="114300" distR="114300" simplePos="0" relativeHeight="251710464" behindDoc="0" locked="0" layoutInCell="1" allowOverlap="1" wp14:anchorId="5A6B4677" wp14:editId="30883020">
                <wp:simplePos x="0" y="0"/>
                <wp:positionH relativeFrom="column">
                  <wp:posOffset>3680460</wp:posOffset>
                </wp:positionH>
                <wp:positionV relativeFrom="paragraph">
                  <wp:posOffset>129540</wp:posOffset>
                </wp:positionV>
                <wp:extent cx="1885951" cy="3721100"/>
                <wp:effectExtent l="0" t="0" r="0" b="0"/>
                <wp:wrapNone/>
                <wp:docPr id="2054772383" name="Group 20"/>
                <wp:cNvGraphicFramePr/>
                <a:graphic xmlns:a="http://schemas.openxmlformats.org/drawingml/2006/main">
                  <a:graphicData uri="http://schemas.microsoft.com/office/word/2010/wordprocessingGroup">
                    <wpg:wgp>
                      <wpg:cNvGrpSpPr/>
                      <wpg:grpSpPr>
                        <a:xfrm>
                          <a:off x="0" y="0"/>
                          <a:ext cx="1885951" cy="3721100"/>
                          <a:chOff x="-1" y="0"/>
                          <a:chExt cx="1885951" cy="3721100"/>
                        </a:xfrm>
                      </wpg:grpSpPr>
                      <wps:wsp>
                        <wps:cNvPr id="16" name="Rectangle 16"/>
                        <wps:cNvSpPr/>
                        <wps:spPr>
                          <a:xfrm>
                            <a:off x="57150" y="0"/>
                            <a:ext cx="1784350" cy="3657600"/>
                          </a:xfrm>
                          <a:prstGeom prst="rect">
                            <a:avLst/>
                          </a:prstGeom>
                          <a:solidFill>
                            <a:sysClr val="window" lastClr="FFFFFF">
                              <a:lumMod val="75000"/>
                            </a:sysClr>
                          </a:solidFill>
                          <a:ln w="1270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 name="Picture 18"/>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1152525" y="971550"/>
                            <a:ext cx="526415" cy="533400"/>
                          </a:xfrm>
                          <a:prstGeom prst="rect">
                            <a:avLst/>
                          </a:prstGeom>
                          <a:noFill/>
                          <a:ln>
                            <a:noFill/>
                          </a:ln>
                        </pic:spPr>
                      </pic:pic>
                      <wps:wsp>
                        <wps:cNvPr id="17" name="Text Box 17"/>
                        <wps:cNvSpPr txBox="1">
                          <a:spLocks noChangeArrowheads="1"/>
                        </wps:cNvSpPr>
                        <wps:spPr bwMode="auto">
                          <a:xfrm>
                            <a:off x="1190625" y="1504950"/>
                            <a:ext cx="525145" cy="311785"/>
                          </a:xfrm>
                          <a:prstGeom prst="rect">
                            <a:avLst/>
                          </a:prstGeom>
                          <a:noFill/>
                          <a:ln w="9525">
                            <a:noFill/>
                            <a:miter lim="800000"/>
                            <a:headEnd/>
                            <a:tailEnd/>
                          </a:ln>
                        </wps:spPr>
                        <wps:txbx>
                          <w:txbxContent>
                            <w:p w14:paraId="43AAA8BA" w14:textId="77777777" w:rsidR="00771172" w:rsidRPr="008E0C05" w:rsidRDefault="00771172" w:rsidP="00761F2B">
                              <w:r w:rsidRPr="008E0C05">
                                <w:t>Field</w:t>
                              </w:r>
                            </w:p>
                          </w:txbxContent>
                        </wps:txbx>
                        <wps:bodyPr rot="0" vert="horz" wrap="square" lIns="91440" tIns="45720" rIns="91440" bIns="45720" anchor="t" anchorCtr="0">
                          <a:noAutofit/>
                        </wps:bodyPr>
                      </wps:wsp>
                      <wpg:grpSp>
                        <wpg:cNvPr id="34" name="Group 34"/>
                        <wpg:cNvGrpSpPr/>
                        <wpg:grpSpPr>
                          <a:xfrm>
                            <a:off x="-1" y="1181100"/>
                            <a:ext cx="998221" cy="1018540"/>
                            <a:chOff x="-1" y="0"/>
                            <a:chExt cx="998221" cy="1018540"/>
                          </a:xfrm>
                        </wpg:grpSpPr>
                        <pic:pic xmlns:pic="http://schemas.openxmlformats.org/drawingml/2006/picture">
                          <pic:nvPicPr>
                            <pic:cNvPr id="22" name="Picture 2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271780" y="0"/>
                              <a:ext cx="726440" cy="1018540"/>
                            </a:xfrm>
                            <a:prstGeom prst="rect">
                              <a:avLst/>
                            </a:prstGeom>
                            <a:noFill/>
                            <a:ln>
                              <a:noFill/>
                            </a:ln>
                          </pic:spPr>
                        </pic:pic>
                        <wps:wsp>
                          <wps:cNvPr id="19" name="Text Box 19"/>
                          <wps:cNvSpPr txBox="1">
                            <a:spLocks noChangeArrowheads="1"/>
                          </wps:cNvSpPr>
                          <wps:spPr bwMode="auto">
                            <a:xfrm>
                              <a:off x="-1" y="400050"/>
                              <a:ext cx="705485" cy="311785"/>
                            </a:xfrm>
                            <a:prstGeom prst="rect">
                              <a:avLst/>
                            </a:prstGeom>
                            <a:noFill/>
                            <a:ln w="9525">
                              <a:noFill/>
                              <a:miter lim="800000"/>
                              <a:headEnd/>
                              <a:tailEnd/>
                            </a:ln>
                          </wps:spPr>
                          <wps:txbx>
                            <w:txbxContent>
                              <w:p w14:paraId="7D2416A3" w14:textId="77777777" w:rsidR="00771172" w:rsidRPr="008E0C05" w:rsidRDefault="00771172" w:rsidP="00761F2B">
                                <w:r w:rsidRPr="008E0C05">
                                  <w:t>HUC12</w:t>
                                </w:r>
                              </w:p>
                            </w:txbxContent>
                          </wps:txbx>
                          <wps:bodyPr rot="0" vert="horz" wrap="square" lIns="91440" tIns="45720" rIns="91440" bIns="45720" anchor="t" anchorCtr="0">
                            <a:noAutofit/>
                          </wps:bodyPr>
                        </wps:wsp>
                      </wpg:grpSp>
                      <wpg:grpSp>
                        <wpg:cNvPr id="36" name="Group 36"/>
                        <wpg:cNvGrpSpPr/>
                        <wpg:grpSpPr>
                          <a:xfrm>
                            <a:off x="38100" y="2476500"/>
                            <a:ext cx="1205230" cy="1244600"/>
                            <a:chOff x="0" y="0"/>
                            <a:chExt cx="1205230" cy="1244600"/>
                          </a:xfrm>
                        </wpg:grpSpPr>
                        <pic:pic xmlns:pic="http://schemas.openxmlformats.org/drawingml/2006/picture">
                          <pic:nvPicPr>
                            <pic:cNvPr id="27" name="Picture 2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05230" cy="1058545"/>
                            </a:xfrm>
                            <a:prstGeom prst="ellipse">
                              <a:avLst/>
                            </a:prstGeom>
                            <a:ln>
                              <a:noFill/>
                            </a:ln>
                            <a:effectLst>
                              <a:softEdge rad="112500"/>
                            </a:effectLst>
                          </pic:spPr>
                        </pic:pic>
                        <wps:wsp>
                          <wps:cNvPr id="25" name="Text Box 25"/>
                          <wps:cNvSpPr txBox="1">
                            <a:spLocks noChangeArrowheads="1"/>
                          </wps:cNvSpPr>
                          <wps:spPr bwMode="auto">
                            <a:xfrm>
                              <a:off x="217834" y="932815"/>
                              <a:ext cx="987395" cy="311785"/>
                            </a:xfrm>
                            <a:prstGeom prst="rect">
                              <a:avLst/>
                            </a:prstGeom>
                            <a:noFill/>
                            <a:ln w="9525">
                              <a:noFill/>
                              <a:miter lim="800000"/>
                              <a:headEnd/>
                              <a:tailEnd/>
                            </a:ln>
                          </wps:spPr>
                          <wps:txbx>
                            <w:txbxContent>
                              <w:p w14:paraId="56C9EA5B" w14:textId="77777777" w:rsidR="00771172" w:rsidRPr="008E0C05" w:rsidRDefault="00771172" w:rsidP="00761F2B">
                                <w:proofErr w:type="spellStart"/>
                                <w:r w:rsidRPr="008E0C05">
                                  <w:t>Supplyshed</w:t>
                                </w:r>
                                <w:proofErr w:type="spellEnd"/>
                              </w:p>
                            </w:txbxContent>
                          </wps:txbx>
                          <wps:bodyPr rot="0" vert="horz" wrap="square" lIns="91440" tIns="45720" rIns="91440" bIns="45720" anchor="t" anchorCtr="0">
                            <a:noAutofit/>
                          </wps:bodyPr>
                        </wps:wsp>
                      </wpg:grpSp>
                      <pic:pic xmlns:pic="http://schemas.openxmlformats.org/drawingml/2006/picture">
                        <pic:nvPicPr>
                          <pic:cNvPr id="1"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90500" y="133350"/>
                            <a:ext cx="514985" cy="588645"/>
                          </a:xfrm>
                          <a:prstGeom prst="rect">
                            <a:avLst/>
                          </a:prstGeom>
                        </pic:spPr>
                      </pic:pic>
                      <wps:wsp>
                        <wps:cNvPr id="41" name="Text Box 41"/>
                        <wps:cNvSpPr txBox="1">
                          <a:spLocks noChangeArrowheads="1"/>
                        </wps:cNvSpPr>
                        <wps:spPr bwMode="auto">
                          <a:xfrm>
                            <a:off x="800100" y="228600"/>
                            <a:ext cx="822960" cy="311785"/>
                          </a:xfrm>
                          <a:prstGeom prst="rect">
                            <a:avLst/>
                          </a:prstGeom>
                          <a:noFill/>
                          <a:ln w="9525">
                            <a:noFill/>
                            <a:miter lim="800000"/>
                            <a:headEnd/>
                            <a:tailEnd/>
                          </a:ln>
                        </wps:spPr>
                        <wps:txbx>
                          <w:txbxContent>
                            <w:p w14:paraId="315B2E61" w14:textId="77777777" w:rsidR="00771172" w:rsidRPr="008E0C05" w:rsidRDefault="00771172" w:rsidP="00761F2B">
                              <w:r>
                                <w:t>Practice</w:t>
                              </w:r>
                            </w:p>
                          </w:txbxContent>
                        </wps:txbx>
                        <wps:bodyPr rot="0" vert="horz" wrap="square" lIns="91440" tIns="45720" rIns="91440" bIns="45720" anchor="t" anchorCtr="0">
                          <a:noAutofit/>
                        </wps:bodyPr>
                      </wps:wsp>
                      <wps:wsp>
                        <wps:cNvPr id="193" name="Arrow: Right 193"/>
                        <wps:cNvSpPr/>
                        <wps:spPr>
                          <a:xfrm rot="2041563">
                            <a:off x="714375" y="809625"/>
                            <a:ext cx="378978" cy="176616"/>
                          </a:xfrm>
                          <a:prstGeom prst="rightArrow">
                            <a:avLst/>
                          </a:prstGeom>
                          <a:solidFill>
                            <a:sysClr val="windowText" lastClr="000000"/>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Arrow: Right 43"/>
                        <wps:cNvSpPr/>
                        <wps:spPr>
                          <a:xfrm rot="8576627">
                            <a:off x="895350" y="1657350"/>
                            <a:ext cx="366395" cy="148590"/>
                          </a:xfrm>
                          <a:prstGeom prst="rightArrow">
                            <a:avLst/>
                          </a:prstGeom>
                          <a:solidFill>
                            <a:sysClr val="windowText" lastClr="000000"/>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Arrow: Right 44"/>
                        <wps:cNvSpPr/>
                        <wps:spPr>
                          <a:xfrm rot="5178726">
                            <a:off x="352425" y="2247900"/>
                            <a:ext cx="300135" cy="154819"/>
                          </a:xfrm>
                          <a:prstGeom prst="rightArrow">
                            <a:avLst/>
                          </a:prstGeom>
                          <a:solidFill>
                            <a:sysClr val="windowText" lastClr="000000"/>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Text Box 2"/>
                        <wps:cNvSpPr txBox="1">
                          <a:spLocks noChangeArrowheads="1"/>
                        </wps:cNvSpPr>
                        <wps:spPr bwMode="auto">
                          <a:xfrm>
                            <a:off x="1028700" y="2171700"/>
                            <a:ext cx="857250" cy="1299845"/>
                          </a:xfrm>
                          <a:prstGeom prst="rect">
                            <a:avLst/>
                          </a:prstGeom>
                          <a:noFill/>
                          <a:ln w="9525">
                            <a:noFill/>
                            <a:miter lim="800000"/>
                            <a:headEnd/>
                            <a:tailEnd/>
                          </a:ln>
                        </wps:spPr>
                        <wps:txbx>
                          <w:txbxContent>
                            <w:p w14:paraId="668CF998" w14:textId="77777777" w:rsidR="00771172" w:rsidRPr="007A738C" w:rsidRDefault="00771172" w:rsidP="00761F2B">
                              <w:pPr>
                                <w:jc w:val="right"/>
                              </w:pPr>
                              <w:r w:rsidRPr="007A738C">
                                <w:t xml:space="preserve">Aggregate outcomes to public </w:t>
                              </w:r>
                              <w:r>
                                <w:t xml:space="preserve">&amp; </w:t>
                              </w:r>
                              <w:r w:rsidRPr="007A738C">
                                <w:t>private planning scales.</w:t>
                              </w:r>
                            </w:p>
                          </w:txbxContent>
                        </wps:txbx>
                        <wps:bodyPr rot="0" vert="horz" wrap="square" lIns="91440" tIns="45720" rIns="91440" bIns="45720" anchor="t" anchorCtr="0">
                          <a:noAutofit/>
                        </wps:bodyPr>
                      </wps:wsp>
                    </wpg:wgp>
                  </a:graphicData>
                </a:graphic>
              </wp:anchor>
            </w:drawing>
          </mc:Choice>
          <mc:Fallback>
            <w:pict>
              <v:group w14:anchorId="5A6B4677" id="Group 20" o:spid="_x0000_s1026" style="position:absolute;margin-left:289.8pt;margin-top:10.2pt;width:148.5pt;height:293pt;z-index:251710464" coordorigin="" coordsize="18859,37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">
                <v:rect id="Rectangle 16" o:spid="_x0000_s1027" style="position:absolute;left:571;width:17844;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" fillcolor="#bfbfbf" strokecolor="#a6a6a6"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8" type="#_x0000_t75" style="position:absolute;left:11525;top:9715;width:526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">
                  <v:imagedata r:id="rId26" o:title=""/>
                </v:shape>
                <v:shapetype id="_x0000_t202" coordsize="21600,21600" o:spt="202" path="m,l,21600r21600,l21600,xe">
                  <v:stroke joinstyle="miter"/>
                  <v:path gradientshapeok="t" o:connecttype="rect"/>
                </v:shapetype>
                <v:shape id="Text Box 17" o:spid="_x0000_s1029" type="#_x0000_t202" style="position:absolute;left:11906;top:15049;width:525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3AAA8BA" w14:textId="77777777" w:rsidR="00771172" w:rsidRPr="008E0C05" w:rsidRDefault="00771172" w:rsidP="00761F2B">
                        <w:r w:rsidRPr="008E0C05">
                          <w:t>Field</w:t>
                        </w:r>
                      </w:p>
                    </w:txbxContent>
                  </v:textbox>
                </v:shape>
                <v:group id="Group 34" o:spid="_x0000_s1030" style="position:absolute;top:11811;width:9982;height:10185" coordorigin="" coordsize="998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Picture 22" o:spid="_x0000_s1031" type="#_x0000_t75" style="position:absolute;left:2717;width:7265;height:1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">
                    <v:imagedata r:id="rId27" o:title=""/>
                  </v:shape>
                  <v:shape id="Text Box 19" o:spid="_x0000_s1032" type="#_x0000_t202" style="position:absolute;top:4000;width:70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7D2416A3" w14:textId="77777777" w:rsidR="00771172" w:rsidRPr="008E0C05" w:rsidRDefault="00771172" w:rsidP="00761F2B">
                          <w:r w:rsidRPr="008E0C05">
                            <w:t>HUC12</w:t>
                          </w:r>
                        </w:p>
                      </w:txbxContent>
                    </v:textbox>
                  </v:shape>
                </v:group>
                <v:group id="Group 36" o:spid="_x0000_s1033" style="position:absolute;left:381;top:24765;width:12052;height:12446" coordsize="1205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Picture 27" o:spid="_x0000_s1034" type="#_x0000_t75" style="position:absolute;width:12052;height:10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">
                    <v:imagedata r:id="rId28" o:title=""/>
                  </v:shape>
                  <v:shape id="Text Box 25" o:spid="_x0000_s1035" type="#_x0000_t202" style="position:absolute;left:2178;top:9328;width:98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56C9EA5B" w14:textId="77777777" w:rsidR="00771172" w:rsidRPr="008E0C05" w:rsidRDefault="00771172" w:rsidP="00761F2B">
                          <w:proofErr w:type="spellStart"/>
                          <w:r w:rsidRPr="008E0C05">
                            <w:t>Supplyshed</w:t>
                          </w:r>
                          <w:proofErr w:type="spellEnd"/>
                        </w:p>
                      </w:txbxContent>
                    </v:textbox>
                  </v:shape>
                </v:group>
                <v:shape id="Picture 1" o:spid="_x0000_s1036" type="#_x0000_t75" style="position:absolute;left:1905;top:1333;width:5149;height:5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">
                  <v:imagedata r:id="rId29" o:title=""/>
                </v:shape>
                <v:shape id="Text Box 41" o:spid="_x0000_s1037" type="#_x0000_t202" style="position:absolute;left:8001;top:2286;width:822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315B2E61" w14:textId="77777777" w:rsidR="00771172" w:rsidRPr="008E0C05" w:rsidRDefault="00771172" w:rsidP="00761F2B">
                        <w:r>
                          <w:t>Practice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3" o:spid="_x0000_s1038" type="#_x0000_t13" style="position:absolute;left:7143;top:8096;width:3790;height:1766;rotation:22299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" adj="16567" fillcolor="windowText" strokecolor="windowText" strokeweight="1.5pt"/>
                <v:shape id="Arrow: Right 43" o:spid="_x0000_s1039" type="#_x0000_t13" style="position:absolute;left:8953;top:16573;width:3664;height:1486;rotation:93679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" adj="17220" fillcolor="windowText" strokecolor="windowText" strokeweight="1.5pt"/>
                <v:shape id="Arrow: Right 44" o:spid="_x0000_s1040" type="#_x0000_t13" style="position:absolute;left:3524;top:22478;width:3001;height:1549;rotation:56565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" adj="16029" fillcolor="windowText" strokecolor="windowText" strokeweight="1.5pt"/>
                <v:shape id="_x0000_s1041" type="#_x0000_t202" style="position:absolute;left:10287;top:21717;width:8572;height:1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68CF998" w14:textId="77777777" w:rsidR="00771172" w:rsidRPr="007A738C" w:rsidRDefault="00771172" w:rsidP="00761F2B">
                        <w:pPr>
                          <w:jc w:val="right"/>
                        </w:pPr>
                        <w:r w:rsidRPr="007A738C">
                          <w:t xml:space="preserve">Aggregate outcomes to public </w:t>
                        </w:r>
                        <w:r>
                          <w:t xml:space="preserve">&amp; </w:t>
                        </w:r>
                        <w:r w:rsidRPr="007A738C">
                          <w:t>private planning scales.</w:t>
                        </w:r>
                      </w:p>
                    </w:txbxContent>
                  </v:textbox>
                </v:shape>
              </v:group>
            </w:pict>
          </mc:Fallback>
        </mc:AlternateContent>
      </w:r>
      <w:r>
        <w:rPr>
          <w:noProof/>
        </w:rPr>
        <mc:AlternateContent>
          <mc:Choice Requires="wpg">
            <w:drawing>
              <wp:inline distT="0" distB="0" distL="0" distR="0" wp14:anchorId="308F362E" wp14:editId="423AFF00">
                <wp:extent cx="5546725" cy="5342255"/>
                <wp:effectExtent l="0" t="0" r="0" b="0"/>
                <wp:docPr id="1017515524" name="Group 2041812293"/>
                <wp:cNvGraphicFramePr/>
                <a:graphic xmlns:a="http://schemas.openxmlformats.org/drawingml/2006/main">
                  <a:graphicData uri="http://schemas.microsoft.com/office/word/2010/wordprocessingGroup">
                    <wpg:wgp>
                      <wpg:cNvGrpSpPr/>
                      <wpg:grpSpPr>
                        <a:xfrm>
                          <a:off x="0" y="0"/>
                          <a:ext cx="5546725" cy="5342255"/>
                          <a:chOff x="0" y="0"/>
                          <a:chExt cx="5546888" cy="5342550"/>
                        </a:xfrm>
                      </wpg:grpSpPr>
                      <pic:pic xmlns:pic="http://schemas.openxmlformats.org/drawingml/2006/picture">
                        <pic:nvPicPr>
                          <pic:cNvPr id="526358614" name="Picture 5"/>
                          <pic:cNvPicPr>
                            <a:picLocks noChangeAspect="1"/>
                          </pic:cNvPicPr>
                        </pic:nvPicPr>
                        <pic:blipFill rotWithShape="1">
                          <a:blip r:embed="rId30" cstate="print">
                            <a:extLst>
                              <a:ext uri="{28A0092B-C50C-407E-A947-70E740481C1C}">
                                <a14:useLocalDpi xmlns:a14="http://schemas.microsoft.com/office/drawing/2010/main" val="0"/>
                              </a:ext>
                            </a:extLst>
                          </a:blip>
                          <a:srcRect l="54793" t="2784" r="14410" b="66886"/>
                          <a:stretch/>
                        </pic:blipFill>
                        <pic:spPr>
                          <a:xfrm>
                            <a:off x="4561368" y="3817088"/>
                            <a:ext cx="985520" cy="767080"/>
                          </a:xfrm>
                          <a:prstGeom prst="rect">
                            <a:avLst/>
                          </a:prstGeom>
                        </pic:spPr>
                      </pic:pic>
                      <pic:pic xmlns:pic="http://schemas.openxmlformats.org/drawingml/2006/picture">
                        <pic:nvPicPr>
                          <pic:cNvPr id="907575544" name="Picture 907575544"/>
                          <pic:cNvPicPr>
                            <a:picLocks noChangeAspect="1"/>
                          </pic:cNvPicPr>
                        </pic:nvPicPr>
                        <pic:blipFill rotWithShape="1">
                          <a:blip r:embed="rId31" cstate="print">
                            <a:extLst>
                              <a:ext uri="{28A0092B-C50C-407E-A947-70E740481C1C}">
                                <a14:useLocalDpi xmlns:a14="http://schemas.microsoft.com/office/drawing/2010/main" val="0"/>
                              </a:ext>
                            </a:extLst>
                          </a:blip>
                          <a:srcRect l="1051" r="25390"/>
                          <a:stretch/>
                        </pic:blipFill>
                        <pic:spPr bwMode="auto">
                          <a:xfrm>
                            <a:off x="0" y="0"/>
                            <a:ext cx="3683000" cy="3870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08717875" name="Picture Placeholder 22"/>
                          <pic:cNvPicPr>
                            <a:picLocks noGrp="1" noChangeAspect="1"/>
                          </pic:cNvPicPr>
                        </pic:nvPicPr>
                        <pic:blipFill rotWithShape="1">
                          <a:blip r:embed="rId32" cstate="print">
                            <a:extLst>
                              <a:ext uri="{28A0092B-C50C-407E-A947-70E740481C1C}">
                                <a14:useLocalDpi xmlns:a14="http://schemas.microsoft.com/office/drawing/2010/main" val="0"/>
                              </a:ext>
                            </a:extLst>
                          </a:blip>
                          <a:srcRect l="17086" t="13482" r="17086"/>
                          <a:stretch/>
                        </pic:blipFill>
                        <pic:spPr bwMode="auto">
                          <a:xfrm>
                            <a:off x="76202" y="4260893"/>
                            <a:ext cx="1005205" cy="880662"/>
                          </a:xfrm>
                          <a:prstGeom prst="rect">
                            <a:avLst/>
                          </a:prstGeom>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957912375" name="Picture 1957912375"/>
                          <pic:cNvPicPr>
                            <a:picLocks noChangeAspect="1"/>
                          </pic:cNvPicPr>
                        </pic:nvPicPr>
                        <pic:blipFill rotWithShape="1">
                          <a:blip r:embed="rId31" cstate="print">
                            <a:extLst>
                              <a:ext uri="{28A0092B-C50C-407E-A947-70E740481C1C}">
                                <a14:useLocalDpi xmlns:a14="http://schemas.microsoft.com/office/drawing/2010/main" val="0"/>
                              </a:ext>
                            </a:extLst>
                          </a:blip>
                          <a:srcRect l="74102" t="3789" r="4361" b="90860"/>
                          <a:stretch/>
                        </pic:blipFill>
                        <pic:spPr bwMode="auto">
                          <a:xfrm>
                            <a:off x="74428" y="3848986"/>
                            <a:ext cx="1078230" cy="207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33422602" name="Picture 2133422602"/>
                          <pic:cNvPicPr>
                            <a:picLocks noChangeAspect="1"/>
                          </pic:cNvPicPr>
                        </pic:nvPicPr>
                        <pic:blipFill rotWithShape="1">
                          <a:blip r:embed="rId31" cstate="print">
                            <a:extLst>
                              <a:ext uri="{28A0092B-C50C-407E-A947-70E740481C1C}">
                                <a14:useLocalDpi xmlns:a14="http://schemas.microsoft.com/office/drawing/2010/main" val="0"/>
                              </a:ext>
                            </a:extLst>
                          </a:blip>
                          <a:srcRect l="74791" t="28981" r="3672" b="52738"/>
                          <a:stretch/>
                        </pic:blipFill>
                        <pic:spPr bwMode="auto">
                          <a:xfrm>
                            <a:off x="1158949" y="4635795"/>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95123673" name="Picture 995123673"/>
                          <pic:cNvPicPr>
                            <a:picLocks noChangeAspect="1"/>
                          </pic:cNvPicPr>
                        </pic:nvPicPr>
                        <pic:blipFill rotWithShape="1">
                          <a:blip r:embed="rId31" cstate="print">
                            <a:extLst>
                              <a:ext uri="{28A0092B-C50C-407E-A947-70E740481C1C}">
                                <a14:useLocalDpi xmlns:a14="http://schemas.microsoft.com/office/drawing/2010/main" val="0"/>
                              </a:ext>
                            </a:extLst>
                          </a:blip>
                          <a:srcRect l="74619" t="10566" r="3844" b="71153"/>
                          <a:stretch/>
                        </pic:blipFill>
                        <pic:spPr bwMode="auto">
                          <a:xfrm>
                            <a:off x="1158949" y="3870251"/>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26398606" name="Picture 1526398606"/>
                          <pic:cNvPicPr>
                            <a:picLocks noChangeAspect="1"/>
                          </pic:cNvPicPr>
                        </pic:nvPicPr>
                        <pic:blipFill rotWithShape="1">
                          <a:blip r:embed="rId31" cstate="print">
                            <a:extLst>
                              <a:ext uri="{28A0092B-C50C-407E-A947-70E740481C1C}">
                                <a14:useLocalDpi xmlns:a14="http://schemas.microsoft.com/office/drawing/2010/main" val="0"/>
                              </a:ext>
                            </a:extLst>
                          </a:blip>
                          <a:srcRect l="74154" t="47056" r="3098" b="27046"/>
                          <a:stretch/>
                        </pic:blipFill>
                        <pic:spPr bwMode="auto">
                          <a:xfrm>
                            <a:off x="2200940" y="3859619"/>
                            <a:ext cx="1138555" cy="1000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65646256" name="Picture 1365646256"/>
                          <pic:cNvPicPr>
                            <a:picLocks noChangeAspect="1"/>
                          </pic:cNvPicPr>
                        </pic:nvPicPr>
                        <pic:blipFill rotWithShape="1">
                          <a:blip r:embed="rId31" cstate="print">
                            <a:extLst>
                              <a:ext uri="{28A0092B-C50C-407E-A947-70E740481C1C}">
                                <a14:useLocalDpi xmlns:a14="http://schemas.microsoft.com/office/drawing/2010/main" val="0"/>
                              </a:ext>
                            </a:extLst>
                          </a:blip>
                          <a:srcRect l="74154" t="72927" r="1388" b="7871"/>
                          <a:stretch/>
                        </pic:blipFill>
                        <pic:spPr bwMode="auto">
                          <a:xfrm>
                            <a:off x="3296093" y="4125433"/>
                            <a:ext cx="1224280" cy="74231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xmlns:w16du="http://schemas.microsoft.com/office/word/2023/wordml/word16du" xmlns:w16sdtfl="http://schemas.microsoft.com/office/word/2024/wordml/sdtformatlock"/>
        </mc:AlternateContent>
      </w:r>
    </w:p>
    <w:p w14:paraId="4135C9B9" w14:textId="1863FACB" w:rsidR="00B36E1E" w:rsidRDefault="00D272D4" w:rsidP="00410936">
      <w:pPr>
        <w:rPr>
          <w:sz w:val="20"/>
        </w:rPr>
      </w:pPr>
      <w:r w:rsidRPr="00D27FE0">
        <w:rPr>
          <w:b/>
          <w:sz w:val="20"/>
        </w:rPr>
        <w:t>Figure 1.</w:t>
      </w:r>
      <w:r w:rsidRPr="00D27FE0">
        <w:rPr>
          <w:sz w:val="20"/>
        </w:rPr>
        <w:t xml:space="preserve"> </w:t>
      </w:r>
      <w:r w:rsidR="00B36E1E">
        <w:t xml:space="preserve">Location and landscape context of the case study anaerobic digestion (AD) facility and 32-km biomass </w:t>
      </w:r>
      <w:proofErr w:type="spellStart"/>
      <w:r w:rsidR="00B36E1E">
        <w:t>supplyshed</w:t>
      </w:r>
      <w:proofErr w:type="spellEnd"/>
      <w:r w:rsidR="00B36E1E">
        <w:t xml:space="preserve"> in east-central Iowa. The </w:t>
      </w:r>
      <w:proofErr w:type="spellStart"/>
      <w:r w:rsidR="00B36E1E">
        <w:t>supplyshed</w:t>
      </w:r>
      <w:proofErr w:type="spellEnd"/>
      <w:r w:rsidR="00B36E1E">
        <w:t xml:space="preserve"> encompasses 4</w:t>
      </w:r>
      <w:r w:rsidR="005F471E">
        <w:t>8</w:t>
      </w:r>
      <w:r w:rsidR="00B36E1E">
        <w:t xml:space="preserve"> HUC12 watersheds and portions of four major land resource areas (MLRAs) within a predominantly corn–soybean agricultural landscape. Existing permanent conservation easements are distributed throughout the </w:t>
      </w:r>
      <w:proofErr w:type="spellStart"/>
      <w:r w:rsidR="00B36E1E">
        <w:t>supplyshed</w:t>
      </w:r>
      <w:proofErr w:type="spellEnd"/>
      <w:r w:rsidR="00B36E1E">
        <w:t xml:space="preserve">, primarily near riparian corridors and </w:t>
      </w:r>
      <w:commentRangeStart w:id="248"/>
      <w:r w:rsidR="00B36E1E">
        <w:t>floodplains</w:t>
      </w:r>
      <w:commentRangeEnd w:id="248"/>
      <w:r w:rsidR="00D3018D">
        <w:rPr>
          <w:rStyle w:val="CommentReference"/>
        </w:rPr>
        <w:commentReference w:id="248"/>
      </w:r>
      <w:r w:rsidR="00B36E1E">
        <w:t>.</w:t>
      </w:r>
    </w:p>
    <w:p w14:paraId="5BA5D3E7" w14:textId="77777777" w:rsidR="00B36E1E" w:rsidRDefault="00B36E1E" w:rsidP="00410936">
      <w:pPr>
        <w:rPr>
          <w:sz w:val="20"/>
        </w:rPr>
      </w:pPr>
    </w:p>
    <w:p w14:paraId="5AA934FF" w14:textId="77777777" w:rsidR="00B36E1E" w:rsidRDefault="00B36E1E" w:rsidP="00410936">
      <w:pPr>
        <w:rPr>
          <w:sz w:val="20"/>
        </w:rPr>
      </w:pPr>
    </w:p>
    <w:p w14:paraId="765B28B9" w14:textId="77777777" w:rsidR="00B36E1E" w:rsidRDefault="00B36E1E" w:rsidP="00410936">
      <w:pPr>
        <w:rPr>
          <w:sz w:val="20"/>
        </w:rPr>
      </w:pPr>
    </w:p>
    <w:p w14:paraId="15EB5128" w14:textId="77777777" w:rsidR="00B36E1E" w:rsidRDefault="00B36E1E" w:rsidP="00410936">
      <w:pPr>
        <w:rPr>
          <w:sz w:val="20"/>
        </w:rPr>
      </w:pPr>
    </w:p>
    <w:p w14:paraId="464D69D1" w14:textId="50E216B0" w:rsidR="00D272D4" w:rsidRDefault="00D272D4">
      <w:r>
        <w:br w:type="page"/>
      </w:r>
      <w:bookmarkStart w:id="249" w:name="_GoBack"/>
      <w:bookmarkEnd w:id="249"/>
    </w:p>
    <w:p w14:paraId="0C8D4ABD" w14:textId="6D44FAF9" w:rsidR="00D272D4" w:rsidRDefault="00D272D4" w:rsidP="00410936">
      <w:r>
        <w:rPr>
          <w:noProof/>
        </w:rPr>
        <w:lastRenderedPageBreak/>
        <w:drawing>
          <wp:inline distT="0" distB="0" distL="0" distR="0" wp14:anchorId="0A5D1819" wp14:editId="5A8DF9ED">
            <wp:extent cx="5943600" cy="4025900"/>
            <wp:effectExtent l="0" t="0" r="0" b="0"/>
            <wp:docPr id="113123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rotWithShape="1">
                    <a:blip r:embed="rId33" cstate="print">
                      <a:extLst>
                        <a:ext uri="{28A0092B-C50C-407E-A947-70E740481C1C}">
                          <a14:useLocalDpi xmlns:a14="http://schemas.microsoft.com/office/drawing/2010/main" val="0"/>
                        </a:ext>
                      </a:extLst>
                    </a:blip>
                    <a:srcRect b="6518"/>
                    <a:stretch/>
                  </pic:blipFill>
                  <pic:spPr bwMode="auto">
                    <a:xfrm>
                      <a:off x="0" y="0"/>
                      <a:ext cx="5943600" cy="4025900"/>
                    </a:xfrm>
                    <a:prstGeom prst="rect">
                      <a:avLst/>
                    </a:prstGeom>
                    <a:ln>
                      <a:noFill/>
                    </a:ln>
                    <a:extLst>
                      <a:ext uri="{53640926-AAD7-44D8-BBD7-CCE9431645EC}">
                        <a14:shadowObscured xmlns:a14="http://schemas.microsoft.com/office/drawing/2010/main"/>
                      </a:ext>
                    </a:extLst>
                  </pic:spPr>
                </pic:pic>
              </a:graphicData>
            </a:graphic>
          </wp:inline>
        </w:drawing>
      </w:r>
    </w:p>
    <w:p w14:paraId="44ED8B34" w14:textId="10666D7C" w:rsidR="002A76C5" w:rsidRPr="00AC57FA" w:rsidRDefault="002A76C5" w:rsidP="002A76C5">
      <w:pPr>
        <w:rPr>
          <w:sz w:val="20"/>
          <w:highlight w:val="yellow"/>
        </w:rPr>
      </w:pPr>
      <w:r w:rsidRPr="006776FA">
        <w:rPr>
          <w:b/>
          <w:sz w:val="20"/>
        </w:rPr>
        <w:t>Figure. 2.</w:t>
      </w:r>
      <w:r w:rsidRPr="006776FA">
        <w:rPr>
          <w:sz w:val="20"/>
        </w:rPr>
        <w:t xml:space="preserve"> </w:t>
      </w:r>
      <w:r w:rsidR="00B36E1E" w:rsidRPr="002A76C5">
        <w:rPr>
          <w:rStyle w:val="Strong"/>
          <w:b w:val="0"/>
          <w:bCs w:val="0"/>
        </w:rPr>
        <w:t xml:space="preserve">Conceptual framework for </w:t>
      </w:r>
      <w:r w:rsidR="00A244A9">
        <w:rPr>
          <w:rStyle w:val="Strong"/>
          <w:b w:val="0"/>
          <w:bCs w:val="0"/>
        </w:rPr>
        <w:t xml:space="preserve">systemic conservation planning (SCP) to achieve multi-functional land use planning that addresses both public and private objectives, including water quality, wildlife and </w:t>
      </w:r>
      <w:commentRangeStart w:id="250"/>
      <w:r w:rsidR="00A244A9">
        <w:rPr>
          <w:rStyle w:val="Strong"/>
          <w:b w:val="0"/>
          <w:bCs w:val="0"/>
        </w:rPr>
        <w:t>bioeconomic</w:t>
      </w:r>
      <w:commentRangeEnd w:id="250"/>
      <w:r w:rsidR="00521010">
        <w:rPr>
          <w:rStyle w:val="CommentReference"/>
        </w:rPr>
        <w:commentReference w:id="250"/>
      </w:r>
      <w:r w:rsidR="00A244A9">
        <w:rPr>
          <w:rStyle w:val="Strong"/>
          <w:b w:val="0"/>
          <w:bCs w:val="0"/>
        </w:rPr>
        <w:t>.</w:t>
      </w:r>
    </w:p>
    <w:p w14:paraId="027F0078" w14:textId="1368227D" w:rsidR="00701189" w:rsidRDefault="00701189" w:rsidP="00410936"/>
    <w:p w14:paraId="4FEC2927" w14:textId="77777777" w:rsidR="00816C4C" w:rsidRDefault="00701189">
      <w:pPr>
        <w:sectPr w:rsidR="00816C4C" w:rsidSect="00700047">
          <w:pgSz w:w="12240" w:h="15840"/>
          <w:pgMar w:top="1440" w:right="1440" w:bottom="1440" w:left="1440" w:header="720" w:footer="720" w:gutter="0"/>
          <w:cols w:space="720"/>
          <w:docGrid w:linePitch="360"/>
        </w:sectPr>
      </w:pPr>
      <w:r>
        <w:br w:type="page"/>
      </w:r>
    </w:p>
    <w:p w14:paraId="7A1D9854" w14:textId="51AE6505" w:rsidR="00701189" w:rsidRDefault="00F47E17" w:rsidP="00410936">
      <w:r>
        <w:rPr>
          <w:noProof/>
        </w:rPr>
        <w:lastRenderedPageBreak/>
        <w:drawing>
          <wp:anchor distT="0" distB="0" distL="114300" distR="114300" simplePos="0" relativeHeight="251714560" behindDoc="0" locked="0" layoutInCell="1" allowOverlap="1" wp14:anchorId="2E6D4841" wp14:editId="5833C42E">
            <wp:simplePos x="0" y="0"/>
            <wp:positionH relativeFrom="column">
              <wp:posOffset>4423833</wp:posOffset>
            </wp:positionH>
            <wp:positionV relativeFrom="paragraph">
              <wp:posOffset>0</wp:posOffset>
            </wp:positionV>
            <wp:extent cx="3193415" cy="914400"/>
            <wp:effectExtent l="0" t="0" r="6985" b="0"/>
            <wp:wrapNone/>
            <wp:docPr id="1387438265" name="Picture 138743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8265" name="Picture 1387438265"/>
                    <pic:cNvPicPr>
                      <a:picLocks noChangeAspect="1"/>
                    </pic:cNvPicPr>
                  </pic:nvPicPr>
                  <pic:blipFill rotWithShape="1">
                    <a:blip r:embed="rId34" cstate="print">
                      <a:extLst>
                        <a:ext uri="{28A0092B-C50C-407E-A947-70E740481C1C}">
                          <a14:useLocalDpi xmlns:a14="http://schemas.microsoft.com/office/drawing/2010/main" val="0"/>
                        </a:ext>
                      </a:extLst>
                    </a:blip>
                    <a:srcRect t="78851" r="38970" b="7635"/>
                    <a:stretch/>
                  </pic:blipFill>
                  <pic:spPr bwMode="auto">
                    <a:xfrm>
                      <a:off x="0" y="0"/>
                      <a:ext cx="319341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5D90">
        <w:rPr>
          <w:noProof/>
        </w:rPr>
        <w:drawing>
          <wp:anchor distT="0" distB="0" distL="114300" distR="114300" simplePos="0" relativeHeight="251713536" behindDoc="0" locked="0" layoutInCell="1" allowOverlap="1" wp14:anchorId="19BE017B" wp14:editId="3B3265C2">
            <wp:simplePos x="0" y="0"/>
            <wp:positionH relativeFrom="column">
              <wp:posOffset>0</wp:posOffset>
            </wp:positionH>
            <wp:positionV relativeFrom="paragraph">
              <wp:posOffset>0</wp:posOffset>
            </wp:positionV>
            <wp:extent cx="4412615" cy="4568825"/>
            <wp:effectExtent l="0" t="0" r="698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omass_locations_supplyv2.jpg"/>
                    <pic:cNvPicPr/>
                  </pic:nvPicPr>
                  <pic:blipFill rotWithShape="1">
                    <a:blip r:embed="rId35" cstate="print">
                      <a:extLst>
                        <a:ext uri="{28A0092B-C50C-407E-A947-70E740481C1C}">
                          <a14:useLocalDpi xmlns:a14="http://schemas.microsoft.com/office/drawing/2010/main" val="0"/>
                        </a:ext>
                      </a:extLst>
                    </a:blip>
                    <a:srcRect b="20004"/>
                    <a:stretch/>
                  </pic:blipFill>
                  <pic:spPr bwMode="auto">
                    <a:xfrm>
                      <a:off x="0" y="0"/>
                      <a:ext cx="4412615" cy="456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B3C094" w14:textId="65C53033" w:rsidR="00701189" w:rsidRDefault="00701189" w:rsidP="00701189"/>
    <w:p w14:paraId="4C09571A" w14:textId="61797074" w:rsidR="008D5D90" w:rsidRDefault="008D5D90" w:rsidP="00701189">
      <w:pPr>
        <w:rPr>
          <w:b/>
          <w:sz w:val="20"/>
          <w:szCs w:val="20"/>
        </w:rPr>
      </w:pPr>
    </w:p>
    <w:p w14:paraId="6E4B31DC" w14:textId="3610F816" w:rsidR="008D5D90" w:rsidRDefault="00A94414" w:rsidP="00701189">
      <w:pPr>
        <w:rPr>
          <w:b/>
          <w:sz w:val="20"/>
          <w:szCs w:val="20"/>
        </w:rPr>
      </w:pPr>
      <w:r>
        <w:rPr>
          <w:noProof/>
        </w:rPr>
        <w:drawing>
          <wp:anchor distT="0" distB="0" distL="114300" distR="114300" simplePos="0" relativeHeight="251708415" behindDoc="0" locked="0" layoutInCell="1" allowOverlap="1" wp14:anchorId="4B9D20D9" wp14:editId="2B3A3ABF">
            <wp:simplePos x="0" y="0"/>
            <wp:positionH relativeFrom="column">
              <wp:posOffset>4377055</wp:posOffset>
            </wp:positionH>
            <wp:positionV relativeFrom="paragraph">
              <wp:posOffset>136102</wp:posOffset>
            </wp:positionV>
            <wp:extent cx="3733765" cy="2379133"/>
            <wp:effectExtent l="0" t="0" r="635"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atial_layoutDRAFT27_HUCinset2.jpg"/>
                    <pic:cNvPicPr/>
                  </pic:nvPicPr>
                  <pic:blipFill rotWithShape="1">
                    <a:blip r:embed="rId36" cstate="print">
                      <a:extLst>
                        <a:ext uri="{28A0092B-C50C-407E-A947-70E740481C1C}">
                          <a14:useLocalDpi xmlns:a14="http://schemas.microsoft.com/office/drawing/2010/main" val="0"/>
                        </a:ext>
                      </a:extLst>
                    </a:blip>
                    <a:srcRect l="5671" t="4846" r="13671" b="28582"/>
                    <a:stretch/>
                  </pic:blipFill>
                  <pic:spPr bwMode="auto">
                    <a:xfrm>
                      <a:off x="0" y="0"/>
                      <a:ext cx="3733765" cy="23791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1BAABF" w14:textId="7AF8CE58" w:rsidR="008D5D90" w:rsidRDefault="008D5D90" w:rsidP="00701189">
      <w:pPr>
        <w:rPr>
          <w:b/>
          <w:sz w:val="20"/>
          <w:szCs w:val="20"/>
        </w:rPr>
      </w:pPr>
    </w:p>
    <w:p w14:paraId="010544F3" w14:textId="551F630E" w:rsidR="008D5D90" w:rsidRDefault="008D5D90" w:rsidP="00701189">
      <w:pPr>
        <w:rPr>
          <w:b/>
          <w:sz w:val="20"/>
          <w:szCs w:val="20"/>
        </w:rPr>
      </w:pPr>
    </w:p>
    <w:p w14:paraId="2F66F02A" w14:textId="5765C54C" w:rsidR="008D5D90" w:rsidRDefault="008D5D90" w:rsidP="00701189">
      <w:pPr>
        <w:rPr>
          <w:b/>
          <w:sz w:val="20"/>
          <w:szCs w:val="20"/>
        </w:rPr>
      </w:pPr>
    </w:p>
    <w:p w14:paraId="0BAE5DFD" w14:textId="764ED7F6" w:rsidR="008D5D90" w:rsidRDefault="00A94414" w:rsidP="00701189">
      <w:pPr>
        <w:rPr>
          <w:b/>
          <w:sz w:val="20"/>
          <w:szCs w:val="20"/>
        </w:rPr>
      </w:pPr>
      <w:r w:rsidRPr="00A94414">
        <w:rPr>
          <w:b/>
          <w:noProof/>
          <w:sz w:val="20"/>
          <w:szCs w:val="20"/>
        </w:rPr>
        <mc:AlternateContent>
          <mc:Choice Requires="wps">
            <w:drawing>
              <wp:anchor distT="45720" distB="45720" distL="114300" distR="114300" simplePos="0" relativeHeight="251720704" behindDoc="0" locked="0" layoutInCell="1" allowOverlap="1" wp14:anchorId="2DDD6353" wp14:editId="191B70DC">
                <wp:simplePos x="0" y="0"/>
                <wp:positionH relativeFrom="column">
                  <wp:posOffset>4431177</wp:posOffset>
                </wp:positionH>
                <wp:positionV relativeFrom="paragraph">
                  <wp:posOffset>116840</wp:posOffset>
                </wp:positionV>
                <wp:extent cx="381000" cy="281305"/>
                <wp:effectExtent l="0" t="0" r="0" b="444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81305"/>
                        </a:xfrm>
                        <a:prstGeom prst="rect">
                          <a:avLst/>
                        </a:prstGeom>
                        <a:noFill/>
                        <a:ln w="9525">
                          <a:noFill/>
                          <a:miter lim="800000"/>
                          <a:headEnd/>
                          <a:tailEnd/>
                        </a:ln>
                      </wps:spPr>
                      <wps:txbx>
                        <w:txbxContent>
                          <w:p w14:paraId="580D7ECD" w14:textId="19E4F2C5" w:rsidR="00771172" w:rsidRDefault="00771172">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D6353" id="_x0000_s1042" type="#_x0000_t202" style="position:absolute;margin-left:348.9pt;margin-top:9.2pt;width:30pt;height:22.1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" filled="f" stroked="f">
                <v:textbox>
                  <w:txbxContent>
                    <w:p w14:paraId="580D7ECD" w14:textId="19E4F2C5" w:rsidR="00771172" w:rsidRDefault="00771172">
                      <w:r>
                        <w:t>A.</w:t>
                      </w:r>
                    </w:p>
                  </w:txbxContent>
                </v:textbox>
              </v:shape>
            </w:pict>
          </mc:Fallback>
        </mc:AlternateContent>
      </w:r>
    </w:p>
    <w:p w14:paraId="47CA47BE" w14:textId="2F692AB9" w:rsidR="008D5D90" w:rsidRDefault="008D5D90" w:rsidP="00701189">
      <w:pPr>
        <w:rPr>
          <w:b/>
          <w:sz w:val="20"/>
          <w:szCs w:val="20"/>
        </w:rPr>
      </w:pPr>
    </w:p>
    <w:p w14:paraId="48C1B725" w14:textId="468592BA" w:rsidR="008D5D90" w:rsidRDefault="008D5D90" w:rsidP="00701189">
      <w:pPr>
        <w:rPr>
          <w:b/>
          <w:sz w:val="20"/>
          <w:szCs w:val="20"/>
        </w:rPr>
      </w:pPr>
    </w:p>
    <w:p w14:paraId="5BC0DBC1" w14:textId="71C9BAA5" w:rsidR="008D5D90" w:rsidRDefault="008D5D90" w:rsidP="00701189">
      <w:pPr>
        <w:rPr>
          <w:b/>
          <w:sz w:val="20"/>
          <w:szCs w:val="20"/>
        </w:rPr>
      </w:pPr>
    </w:p>
    <w:p w14:paraId="56B2854A" w14:textId="182AC0DE" w:rsidR="008D5D90" w:rsidRDefault="008D5D90" w:rsidP="00701189">
      <w:pPr>
        <w:rPr>
          <w:b/>
          <w:sz w:val="20"/>
          <w:szCs w:val="20"/>
        </w:rPr>
      </w:pPr>
    </w:p>
    <w:p w14:paraId="1CE404B4" w14:textId="2F124369" w:rsidR="008D5D90" w:rsidRDefault="00A94414" w:rsidP="00701189">
      <w:pPr>
        <w:rPr>
          <w:b/>
          <w:sz w:val="20"/>
          <w:szCs w:val="20"/>
        </w:rPr>
      </w:pPr>
      <w:r>
        <w:rPr>
          <w:b/>
          <w:noProof/>
          <w:sz w:val="20"/>
          <w:szCs w:val="20"/>
        </w:rPr>
        <mc:AlternateContent>
          <mc:Choice Requires="wps">
            <w:drawing>
              <wp:anchor distT="0" distB="0" distL="114300" distR="114300" simplePos="0" relativeHeight="251718656" behindDoc="0" locked="0" layoutInCell="1" allowOverlap="1" wp14:anchorId="7E9857E2" wp14:editId="2F8DD186">
                <wp:simplePos x="0" y="0"/>
                <wp:positionH relativeFrom="column">
                  <wp:posOffset>4898571</wp:posOffset>
                </wp:positionH>
                <wp:positionV relativeFrom="paragraph">
                  <wp:posOffset>17780</wp:posOffset>
                </wp:positionV>
                <wp:extent cx="337458" cy="375557"/>
                <wp:effectExtent l="19050" t="19050" r="24765" b="24765"/>
                <wp:wrapNone/>
                <wp:docPr id="8" name="Rectangle 8"/>
                <wp:cNvGraphicFramePr/>
                <a:graphic xmlns:a="http://schemas.openxmlformats.org/drawingml/2006/main">
                  <a:graphicData uri="http://schemas.microsoft.com/office/word/2010/wordprocessingShape">
                    <wps:wsp>
                      <wps:cNvSpPr/>
                      <wps:spPr>
                        <a:xfrm>
                          <a:off x="0" y="0"/>
                          <a:ext cx="337458" cy="375557"/>
                        </a:xfrm>
                        <a:prstGeom prst="rect">
                          <a:avLst/>
                        </a:prstGeom>
                        <a:no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12B7780" id="Rectangle 8" o:spid="_x0000_s1026" style="position:absolute;margin-left:385.7pt;margin-top:1.4pt;width:26.55pt;height:29.5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" filled="f" strokecolor="#c45911 [2405]" strokeweight="2.25pt"/>
            </w:pict>
          </mc:Fallback>
        </mc:AlternateContent>
      </w:r>
    </w:p>
    <w:p w14:paraId="6287435D" w14:textId="4AFA4BF6" w:rsidR="008D5D90" w:rsidRDefault="008D5D90" w:rsidP="00701189">
      <w:pPr>
        <w:rPr>
          <w:b/>
          <w:sz w:val="20"/>
          <w:szCs w:val="20"/>
        </w:rPr>
      </w:pPr>
    </w:p>
    <w:p w14:paraId="2731BFD4" w14:textId="5F5D4665" w:rsidR="008D5D90" w:rsidRDefault="008D5D90" w:rsidP="00701189">
      <w:pPr>
        <w:rPr>
          <w:b/>
          <w:sz w:val="20"/>
          <w:szCs w:val="20"/>
        </w:rPr>
      </w:pPr>
    </w:p>
    <w:p w14:paraId="17DB2369" w14:textId="73FCEFF7" w:rsidR="008D5D90" w:rsidRDefault="008D5D90" w:rsidP="00701189">
      <w:pPr>
        <w:rPr>
          <w:b/>
          <w:sz w:val="20"/>
          <w:szCs w:val="20"/>
        </w:rPr>
      </w:pPr>
    </w:p>
    <w:p w14:paraId="4F0925B9" w14:textId="372A695E" w:rsidR="008D5D90" w:rsidRDefault="008D5D90" w:rsidP="00701189">
      <w:pPr>
        <w:rPr>
          <w:b/>
          <w:sz w:val="20"/>
          <w:szCs w:val="20"/>
        </w:rPr>
      </w:pPr>
    </w:p>
    <w:p w14:paraId="6B926A32" w14:textId="7ACEC341" w:rsidR="008D5D90" w:rsidRDefault="008D5D90" w:rsidP="00701189">
      <w:pPr>
        <w:rPr>
          <w:b/>
          <w:sz w:val="20"/>
          <w:szCs w:val="20"/>
        </w:rPr>
      </w:pPr>
    </w:p>
    <w:p w14:paraId="791B649E" w14:textId="6FD00500" w:rsidR="008D5D90" w:rsidRDefault="008D5D90" w:rsidP="00701189">
      <w:pPr>
        <w:rPr>
          <w:b/>
          <w:sz w:val="20"/>
          <w:szCs w:val="20"/>
        </w:rPr>
      </w:pPr>
    </w:p>
    <w:p w14:paraId="54DBFE4B" w14:textId="42E98B51" w:rsidR="008D5D90" w:rsidRDefault="008D5D90" w:rsidP="00701189">
      <w:pPr>
        <w:rPr>
          <w:b/>
          <w:sz w:val="20"/>
          <w:szCs w:val="20"/>
        </w:rPr>
      </w:pPr>
    </w:p>
    <w:p w14:paraId="1674A465" w14:textId="46D774EB" w:rsidR="008D5D90" w:rsidRDefault="00A94414" w:rsidP="00701189">
      <w:pPr>
        <w:rPr>
          <w:b/>
          <w:sz w:val="20"/>
          <w:szCs w:val="20"/>
        </w:rPr>
      </w:pPr>
      <w:r w:rsidRPr="00A94414">
        <w:rPr>
          <w:b/>
          <w:noProof/>
          <w:sz w:val="20"/>
          <w:szCs w:val="20"/>
        </w:rPr>
        <mc:AlternateContent>
          <mc:Choice Requires="wps">
            <w:drawing>
              <wp:anchor distT="45720" distB="45720" distL="114300" distR="114300" simplePos="0" relativeHeight="251722752" behindDoc="0" locked="0" layoutInCell="1" allowOverlap="1" wp14:anchorId="6991EBCA" wp14:editId="72AC8015">
                <wp:simplePos x="0" y="0"/>
                <wp:positionH relativeFrom="column">
                  <wp:posOffset>6479540</wp:posOffset>
                </wp:positionH>
                <wp:positionV relativeFrom="paragraph">
                  <wp:posOffset>122408</wp:posOffset>
                </wp:positionV>
                <wp:extent cx="351155" cy="281305"/>
                <wp:effectExtent l="0" t="0" r="0" b="444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281305"/>
                        </a:xfrm>
                        <a:prstGeom prst="rect">
                          <a:avLst/>
                        </a:prstGeom>
                        <a:noFill/>
                        <a:ln w="9525">
                          <a:noFill/>
                          <a:miter lim="800000"/>
                          <a:headEnd/>
                          <a:tailEnd/>
                        </a:ln>
                      </wps:spPr>
                      <wps:txbx>
                        <w:txbxContent>
                          <w:p w14:paraId="2EDA235C" w14:textId="1DF210EA" w:rsidR="00771172" w:rsidRDefault="00771172" w:rsidP="00A94414">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1EBCA" id="_x0000_s1043" type="#_x0000_t202" style="position:absolute;margin-left:510.2pt;margin-top:9.65pt;width:27.65pt;height:22.1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" filled="f" stroked="f">
                <v:textbox>
                  <w:txbxContent>
                    <w:p w14:paraId="2EDA235C" w14:textId="1DF210EA" w:rsidR="00771172" w:rsidRDefault="00771172" w:rsidP="00A94414">
                      <w:r>
                        <w:t>B.</w:t>
                      </w:r>
                    </w:p>
                  </w:txbxContent>
                </v:textbox>
              </v:shape>
            </w:pict>
          </mc:Fallback>
        </mc:AlternateContent>
      </w:r>
      <w:r>
        <w:rPr>
          <w:noProof/>
        </w:rPr>
        <w:drawing>
          <wp:anchor distT="0" distB="0" distL="114300" distR="114300" simplePos="0" relativeHeight="251717632" behindDoc="0" locked="0" layoutInCell="1" allowOverlap="1" wp14:anchorId="02F6F765" wp14:editId="5E1E77EF">
            <wp:simplePos x="0" y="0"/>
            <wp:positionH relativeFrom="column">
              <wp:posOffset>6492663</wp:posOffset>
            </wp:positionH>
            <wp:positionV relativeFrom="paragraph">
              <wp:posOffset>92075</wp:posOffset>
            </wp:positionV>
            <wp:extent cx="1576064" cy="1461558"/>
            <wp:effectExtent l="19050" t="19050" r="24765" b="2476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797" t="2397" r="31292" b="25704"/>
                    <a:stretch/>
                  </pic:blipFill>
                  <pic:spPr bwMode="auto">
                    <a:xfrm>
                      <a:off x="0" y="0"/>
                      <a:ext cx="1576064" cy="1461558"/>
                    </a:xfrm>
                    <a:prstGeom prst="rect">
                      <a:avLst/>
                    </a:prstGeom>
                    <a:noFill/>
                    <a:ln w="19050">
                      <a:solidFill>
                        <a:schemeClr val="accent2">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9C42C4" w14:textId="2B9D266A" w:rsidR="008D5D90" w:rsidRDefault="008D5D90" w:rsidP="00701189">
      <w:pPr>
        <w:rPr>
          <w:b/>
          <w:sz w:val="20"/>
          <w:szCs w:val="20"/>
        </w:rPr>
      </w:pPr>
    </w:p>
    <w:p w14:paraId="5A488C94" w14:textId="25142BE9" w:rsidR="008D5D90" w:rsidRDefault="00CC6D96" w:rsidP="00701189">
      <w:pPr>
        <w:rPr>
          <w:b/>
          <w:sz w:val="20"/>
          <w:szCs w:val="20"/>
        </w:rPr>
      </w:pPr>
      <w:r>
        <w:rPr>
          <w:noProof/>
        </w:rPr>
        <w:drawing>
          <wp:anchor distT="0" distB="0" distL="114300" distR="114300" simplePos="0" relativeHeight="251716608" behindDoc="0" locked="0" layoutInCell="1" allowOverlap="1" wp14:anchorId="65E0854F" wp14:editId="04C1A740">
            <wp:simplePos x="0" y="0"/>
            <wp:positionH relativeFrom="column">
              <wp:posOffset>4503420</wp:posOffset>
            </wp:positionH>
            <wp:positionV relativeFrom="paragraph">
              <wp:posOffset>134620</wp:posOffset>
            </wp:positionV>
            <wp:extent cx="1920693" cy="1050290"/>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8265" name="Picture 1387438265"/>
                    <pic:cNvPicPr>
                      <a:picLocks noChangeAspect="1"/>
                    </pic:cNvPicPr>
                  </pic:nvPicPr>
                  <pic:blipFill rotWithShape="1">
                    <a:blip r:embed="rId34" cstate="print">
                      <a:extLst>
                        <a:ext uri="{28A0092B-C50C-407E-A947-70E740481C1C}">
                          <a14:useLocalDpi xmlns:a14="http://schemas.microsoft.com/office/drawing/2010/main" val="0"/>
                        </a:ext>
                      </a:extLst>
                    </a:blip>
                    <a:srcRect l="62308" t="79121" r="1585" b="5611"/>
                    <a:stretch/>
                  </pic:blipFill>
                  <pic:spPr bwMode="auto">
                    <a:xfrm>
                      <a:off x="0" y="0"/>
                      <a:ext cx="1930987" cy="10559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EE9AD6" w14:textId="11F2891F" w:rsidR="008D5D90" w:rsidRDefault="008D5D90" w:rsidP="00701189">
      <w:pPr>
        <w:rPr>
          <w:b/>
          <w:sz w:val="20"/>
          <w:szCs w:val="20"/>
        </w:rPr>
      </w:pPr>
    </w:p>
    <w:p w14:paraId="79E48266" w14:textId="7F4E1264" w:rsidR="008D5D90" w:rsidRDefault="008D5D90" w:rsidP="00701189">
      <w:pPr>
        <w:rPr>
          <w:b/>
          <w:sz w:val="20"/>
          <w:szCs w:val="20"/>
        </w:rPr>
      </w:pPr>
    </w:p>
    <w:p w14:paraId="0CB9F6C3" w14:textId="6AF4694B" w:rsidR="008D5D90" w:rsidRDefault="008D5D90" w:rsidP="00701189">
      <w:pPr>
        <w:rPr>
          <w:b/>
          <w:sz w:val="20"/>
          <w:szCs w:val="20"/>
        </w:rPr>
      </w:pPr>
    </w:p>
    <w:p w14:paraId="02D11010" w14:textId="2FC78834" w:rsidR="008D5D90" w:rsidRDefault="008D5D90" w:rsidP="00701189">
      <w:pPr>
        <w:rPr>
          <w:b/>
          <w:sz w:val="20"/>
          <w:szCs w:val="20"/>
        </w:rPr>
      </w:pPr>
    </w:p>
    <w:p w14:paraId="2AA4800D" w14:textId="22CD02D8" w:rsidR="008D5D90" w:rsidRDefault="008D5D90" w:rsidP="00701189">
      <w:pPr>
        <w:rPr>
          <w:b/>
          <w:sz w:val="20"/>
          <w:szCs w:val="20"/>
        </w:rPr>
      </w:pPr>
    </w:p>
    <w:p w14:paraId="0F28455A" w14:textId="38966425" w:rsidR="008D5D90" w:rsidRDefault="008D5D90" w:rsidP="00701189">
      <w:pPr>
        <w:rPr>
          <w:b/>
          <w:sz w:val="20"/>
          <w:szCs w:val="20"/>
        </w:rPr>
      </w:pPr>
    </w:p>
    <w:p w14:paraId="7981AC2B" w14:textId="762953F4" w:rsidR="008D5D90" w:rsidRDefault="008D5D90" w:rsidP="00701189">
      <w:pPr>
        <w:rPr>
          <w:b/>
          <w:sz w:val="20"/>
          <w:szCs w:val="20"/>
        </w:rPr>
      </w:pPr>
    </w:p>
    <w:p w14:paraId="708A7D13" w14:textId="77777777" w:rsidR="00F47E17" w:rsidRDefault="00F47E17" w:rsidP="00701189">
      <w:pPr>
        <w:rPr>
          <w:b/>
          <w:sz w:val="20"/>
          <w:szCs w:val="20"/>
        </w:rPr>
      </w:pPr>
    </w:p>
    <w:p w14:paraId="28A07109" w14:textId="77777777" w:rsidR="00F47E17" w:rsidRDefault="00F47E17" w:rsidP="00701189">
      <w:pPr>
        <w:rPr>
          <w:b/>
          <w:sz w:val="20"/>
          <w:szCs w:val="20"/>
        </w:rPr>
      </w:pPr>
    </w:p>
    <w:p w14:paraId="7A9F714B" w14:textId="2AE2D56E" w:rsidR="00816C4C" w:rsidRPr="00A94414" w:rsidRDefault="00701189">
      <w:pPr>
        <w:rPr>
          <w:sz w:val="20"/>
          <w:szCs w:val="20"/>
        </w:rPr>
        <w:sectPr w:rsidR="00816C4C" w:rsidRPr="00A94414" w:rsidSect="00816C4C">
          <w:pgSz w:w="15840" w:h="12240" w:orient="landscape"/>
          <w:pgMar w:top="1440" w:right="1440" w:bottom="1440" w:left="1440" w:header="720" w:footer="720" w:gutter="0"/>
          <w:cols w:space="720"/>
          <w:docGrid w:linePitch="360"/>
        </w:sectPr>
      </w:pPr>
      <w:r w:rsidRPr="00CF50BE">
        <w:rPr>
          <w:b/>
          <w:sz w:val="20"/>
          <w:szCs w:val="20"/>
        </w:rPr>
        <w:t xml:space="preserve">Figure </w:t>
      </w:r>
      <w:commentRangeStart w:id="251"/>
      <w:r>
        <w:rPr>
          <w:b/>
          <w:sz w:val="20"/>
          <w:szCs w:val="20"/>
        </w:rPr>
        <w:t>3</w:t>
      </w:r>
      <w:commentRangeEnd w:id="251"/>
      <w:r w:rsidR="00CD7F60">
        <w:rPr>
          <w:rStyle w:val="CommentReference"/>
        </w:rPr>
        <w:commentReference w:id="251"/>
      </w:r>
      <w:r w:rsidRPr="00CF50BE">
        <w:rPr>
          <w:b/>
          <w:sz w:val="20"/>
          <w:szCs w:val="20"/>
        </w:rPr>
        <w:t>.</w:t>
      </w:r>
      <w:r w:rsidRPr="00206382">
        <w:rPr>
          <w:sz w:val="20"/>
          <w:szCs w:val="20"/>
        </w:rPr>
        <w:t xml:space="preserve"> </w:t>
      </w:r>
      <w:r>
        <w:rPr>
          <w:sz w:val="20"/>
          <w:szCs w:val="20"/>
        </w:rPr>
        <w:t xml:space="preserve">Distribution of conservation practices (CP) and biomass production within 32 km of the study </w:t>
      </w:r>
      <w:ins w:id="252" w:author="Schulte Moore, Lisa A [NREM]" w:date="2026-09-27T06:19:00Z">
        <w:r w:rsidR="00C02190">
          <w:rPr>
            <w:sz w:val="20"/>
            <w:szCs w:val="20"/>
          </w:rPr>
          <w:t>anerobic digestion (</w:t>
        </w:r>
      </w:ins>
      <w:r>
        <w:rPr>
          <w:sz w:val="20"/>
          <w:szCs w:val="20"/>
        </w:rPr>
        <w:t>AD</w:t>
      </w:r>
      <w:ins w:id="253" w:author="Schulte Moore, Lisa A [NREM]" w:date="2026-09-27T06:19:00Z">
        <w:r w:rsidR="00C02190">
          <w:rPr>
            <w:sz w:val="20"/>
            <w:szCs w:val="20"/>
          </w:rPr>
          <w:t>)</w:t>
        </w:r>
      </w:ins>
      <w:r>
        <w:rPr>
          <w:sz w:val="20"/>
          <w:szCs w:val="20"/>
        </w:rPr>
        <w:t xml:space="preserve"> facility.  The CP locations are distributed throughout the region following INRS recommendations by major land resource area (MLRA) and IWAP recommendation to increase core habitat patches</w:t>
      </w:r>
      <w:r w:rsidR="00E30B42">
        <w:rPr>
          <w:sz w:val="20"/>
          <w:szCs w:val="20"/>
        </w:rPr>
        <w:t xml:space="preserve"> (whole field perennial crop)</w:t>
      </w:r>
      <w:r>
        <w:rPr>
          <w:sz w:val="20"/>
          <w:szCs w:val="20"/>
        </w:rPr>
        <w:t xml:space="preserve"> and </w:t>
      </w:r>
      <w:r w:rsidR="0014706A">
        <w:rPr>
          <w:sz w:val="20"/>
          <w:szCs w:val="20"/>
        </w:rPr>
        <w:t>linear habitat</w:t>
      </w:r>
      <w:r w:rsidR="00E30B42">
        <w:rPr>
          <w:sz w:val="20"/>
          <w:szCs w:val="20"/>
        </w:rPr>
        <w:t xml:space="preserve"> (riparian and saturated buffers, and prairie strips)</w:t>
      </w:r>
      <w:r>
        <w:rPr>
          <w:sz w:val="20"/>
          <w:szCs w:val="20"/>
        </w:rPr>
        <w:t xml:space="preserve">. The HUC12 watershed </w:t>
      </w:r>
      <w:r w:rsidR="00C05233">
        <w:rPr>
          <w:sz w:val="20"/>
          <w:szCs w:val="20"/>
        </w:rPr>
        <w:t>inset (A)</w:t>
      </w:r>
      <w:r>
        <w:rPr>
          <w:sz w:val="20"/>
          <w:szCs w:val="20"/>
        </w:rPr>
        <w:t xml:space="preserve"> </w:t>
      </w:r>
      <w:r w:rsidR="00C05233">
        <w:rPr>
          <w:sz w:val="20"/>
          <w:szCs w:val="20"/>
        </w:rPr>
        <w:t>illustrates</w:t>
      </w:r>
      <w:r>
        <w:rPr>
          <w:sz w:val="20"/>
          <w:szCs w:val="20"/>
        </w:rPr>
        <w:t xml:space="preserve"> spatial variation and hydrologic characteristics</w:t>
      </w:r>
      <w:r w:rsidR="00C05233">
        <w:rPr>
          <w:sz w:val="20"/>
          <w:szCs w:val="20"/>
        </w:rPr>
        <w:t xml:space="preserve"> driving placement o</w:t>
      </w:r>
      <w:r w:rsidR="00E30B42">
        <w:rPr>
          <w:sz w:val="20"/>
          <w:szCs w:val="20"/>
        </w:rPr>
        <w:t>f vegetative practices, while the section-scale (B) illustrates how potential distribution of prairie and cereal rye biomass within conventionally cropped fields.</w:t>
      </w:r>
    </w:p>
    <w:p w14:paraId="04A3634E" w14:textId="51CA54F0" w:rsidR="00701189" w:rsidRDefault="00701189"/>
    <w:p w14:paraId="5E6334CF" w14:textId="68A5088A" w:rsidR="00701189" w:rsidRDefault="00701189" w:rsidP="00410936">
      <w:r>
        <w:rPr>
          <w:noProof/>
        </w:rPr>
        <w:drawing>
          <wp:inline distT="0" distB="0" distL="0" distR="0" wp14:anchorId="1E45936A" wp14:editId="31A8A636">
            <wp:extent cx="5702300" cy="6664597"/>
            <wp:effectExtent l="0" t="0" r="0" b="3175"/>
            <wp:docPr id="1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5"/>
                    <pic:cNvPicPr>
                      <a:picLocks noChangeAspect="1"/>
                    </pic:cNvPicPr>
                  </pic:nvPicPr>
                  <pic:blipFill rotWithShape="1">
                    <a:blip r:embed="rId38" cstate="print">
                      <a:extLst>
                        <a:ext uri="{28A0092B-C50C-407E-A947-70E740481C1C}">
                          <a14:useLocalDpi xmlns:a14="http://schemas.microsoft.com/office/drawing/2010/main" val="0"/>
                        </a:ext>
                      </a:extLst>
                    </a:blip>
                    <a:srcRect b="9690"/>
                    <a:stretch/>
                  </pic:blipFill>
                  <pic:spPr bwMode="auto">
                    <a:xfrm>
                      <a:off x="0" y="0"/>
                      <a:ext cx="5716526" cy="6681224"/>
                    </a:xfrm>
                    <a:prstGeom prst="rect">
                      <a:avLst/>
                    </a:prstGeom>
                    <a:noFill/>
                    <a:ln>
                      <a:noFill/>
                    </a:ln>
                    <a:extLst>
                      <a:ext uri="{53640926-AAD7-44D8-BBD7-CCE9431645EC}">
                        <a14:shadowObscured xmlns:a14="http://schemas.microsoft.com/office/drawing/2010/main"/>
                      </a:ext>
                    </a:extLst>
                  </pic:spPr>
                </pic:pic>
              </a:graphicData>
            </a:graphic>
          </wp:inline>
        </w:drawing>
      </w:r>
    </w:p>
    <w:p w14:paraId="0BD1CC9E" w14:textId="4D828E1B" w:rsidR="00701189" w:rsidRDefault="00701189" w:rsidP="00410936">
      <w:r>
        <w:rPr>
          <w:noProof/>
        </w:rPr>
        <mc:AlternateContent>
          <mc:Choice Requires="wps">
            <w:drawing>
              <wp:inline distT="0" distB="0" distL="0" distR="0" wp14:anchorId="24928A09" wp14:editId="3A8961A1">
                <wp:extent cx="5410200" cy="1148079"/>
                <wp:effectExtent l="0" t="0" r="0" b="1270"/>
                <wp:docPr id="1653357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148079"/>
                        </a:xfrm>
                        <a:prstGeom prst="rect">
                          <a:avLst/>
                        </a:prstGeom>
                        <a:solidFill>
                          <a:srgbClr val="FFFFFF"/>
                        </a:solidFill>
                        <a:ln w="9525">
                          <a:noFill/>
                          <a:miter lim="800000"/>
                          <a:headEnd/>
                          <a:tailEnd/>
                        </a:ln>
                      </wps:spPr>
                      <wps:txbx>
                        <w:txbxContent>
                          <w:p w14:paraId="3B588211" w14:textId="4D116F6A" w:rsidR="00771172" w:rsidRPr="000E7E91" w:rsidRDefault="00771172" w:rsidP="00701189">
                            <w:pPr>
                              <w:rPr>
                                <w:sz w:val="20"/>
                                <w:szCs w:val="20"/>
                              </w:rPr>
                            </w:pPr>
                            <w:r w:rsidRPr="00D579CE">
                              <w:rPr>
                                <w:b/>
                                <w:sz w:val="20"/>
                                <w:szCs w:val="20"/>
                              </w:rPr>
                              <w:t xml:space="preserve">Figure </w:t>
                            </w:r>
                            <w:r>
                              <w:rPr>
                                <w:b/>
                                <w:sz w:val="20"/>
                                <w:szCs w:val="20"/>
                              </w:rPr>
                              <w:t>4</w:t>
                            </w:r>
                            <w:r w:rsidRPr="00D579CE">
                              <w:rPr>
                                <w:b/>
                                <w:sz w:val="20"/>
                                <w:szCs w:val="20"/>
                              </w:rPr>
                              <w:t>.</w:t>
                            </w:r>
                            <w:r>
                              <w:rPr>
                                <w:b/>
                                <w:sz w:val="20"/>
                                <w:szCs w:val="20"/>
                              </w:rPr>
                              <w:t xml:space="preserve"> </w:t>
                            </w:r>
                            <w:r>
                              <w:rPr>
                                <w:sz w:val="20"/>
                                <w:szCs w:val="20"/>
                              </w:rPr>
                              <w:t xml:space="preserve">Wildlife habitat density mapping assuming 300 m travel distance between habitat. The purple color indicates where existing prairie habitat is located, </w:t>
                            </w:r>
                            <w:r w:rsidRPr="00D3018D">
                              <w:rPr>
                                <w:sz w:val="20"/>
                                <w:szCs w:val="20"/>
                              </w:rPr>
                              <w:t>while the orange color highlights modeled vegetative practice zones with the densest patches of prairie habitat overlap, while the grey areas represent areas with less habitat overlap.</w:t>
                            </w:r>
                          </w:p>
                        </w:txbxContent>
                      </wps:txbx>
                      <wps:bodyPr rot="0" vert="horz" wrap="square" lIns="91440" tIns="45720" rIns="91440" bIns="45720" anchor="t" anchorCtr="0">
                        <a:spAutoFit/>
                      </wps:bodyPr>
                    </wps:wsp>
                  </a:graphicData>
                </a:graphic>
              </wp:inline>
            </w:drawing>
          </mc:Choice>
          <mc:Fallback>
            <w:pict>
              <v:shape w14:anchorId="24928A09" id="Text Box 2" o:spid="_x0000_s1044" type="#_x0000_t202" style="width:426pt;height:9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" stroked="f">
                <v:textbox style="mso-fit-shape-to-text:t">
                  <w:txbxContent>
                    <w:p w14:paraId="3B588211" w14:textId="4D116F6A" w:rsidR="00771172" w:rsidRPr="000E7E91" w:rsidRDefault="00771172" w:rsidP="00701189">
                      <w:pPr>
                        <w:rPr>
                          <w:sz w:val="20"/>
                          <w:szCs w:val="20"/>
                        </w:rPr>
                      </w:pPr>
                      <w:r w:rsidRPr="00D579CE">
                        <w:rPr>
                          <w:b/>
                          <w:sz w:val="20"/>
                          <w:szCs w:val="20"/>
                        </w:rPr>
                        <w:t xml:space="preserve">Figure </w:t>
                      </w:r>
                      <w:r>
                        <w:rPr>
                          <w:b/>
                          <w:sz w:val="20"/>
                          <w:szCs w:val="20"/>
                        </w:rPr>
                        <w:t>4</w:t>
                      </w:r>
                      <w:r w:rsidRPr="00D579CE">
                        <w:rPr>
                          <w:b/>
                          <w:sz w:val="20"/>
                          <w:szCs w:val="20"/>
                        </w:rPr>
                        <w:t>.</w:t>
                      </w:r>
                      <w:r>
                        <w:rPr>
                          <w:b/>
                          <w:sz w:val="20"/>
                          <w:szCs w:val="20"/>
                        </w:rPr>
                        <w:t xml:space="preserve"> </w:t>
                      </w:r>
                      <w:r>
                        <w:rPr>
                          <w:sz w:val="20"/>
                          <w:szCs w:val="20"/>
                        </w:rPr>
                        <w:t xml:space="preserve">Wildlife habitat density mapping assuming 300 m travel distance between habitat. The purple color indicates where existing prairie habitat is located, </w:t>
                      </w:r>
                      <w:r w:rsidRPr="00D3018D">
                        <w:rPr>
                          <w:sz w:val="20"/>
                          <w:szCs w:val="20"/>
                        </w:rPr>
                        <w:t>while the orange color highlights modeled vegetative practice zones with the densest patches of prairie habitat overlap, while the grey areas represent areas with less habitat overlap.</w:t>
                      </w:r>
                    </w:p>
                  </w:txbxContent>
                </v:textbox>
                <w10:anchorlock/>
              </v:shape>
            </w:pict>
          </mc:Fallback>
        </mc:AlternateContent>
      </w:r>
    </w:p>
    <w:p w14:paraId="5301CD65" w14:textId="25C1C03A" w:rsidR="00EB2EF9" w:rsidRDefault="00EF5007">
      <w:pPr>
        <w:sectPr w:rsidR="00EB2EF9" w:rsidSect="00816C4C">
          <w:pgSz w:w="12240" w:h="15840"/>
          <w:pgMar w:top="1440" w:right="1440" w:bottom="1440" w:left="1440" w:header="720" w:footer="720" w:gutter="0"/>
          <w:cols w:space="720"/>
          <w:docGrid w:linePitch="360"/>
        </w:sectPr>
      </w:pPr>
      <w:r>
        <w:br w:type="page"/>
      </w:r>
    </w:p>
    <w:p w14:paraId="4AB7AC44" w14:textId="4FF2B2DC" w:rsidR="00761F2B" w:rsidRDefault="00761F2B" w:rsidP="00410936"/>
    <w:p w14:paraId="607CF37A" w14:textId="53A5B64D" w:rsidR="00E32ACA" w:rsidRDefault="00917342" w:rsidP="007765FC">
      <w:pPr>
        <w:jc w:val="center"/>
      </w:pPr>
      <w:commentRangeStart w:id="254"/>
      <w:r>
        <w:rPr>
          <w:noProof/>
        </w:rPr>
        <w:drawing>
          <wp:inline distT="0" distB="0" distL="0" distR="0" wp14:anchorId="6293E4CA" wp14:editId="5EBD0966">
            <wp:extent cx="4749800" cy="4553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8333" t="2020" r="4412" b="33340"/>
                    <a:stretch/>
                  </pic:blipFill>
                  <pic:spPr bwMode="auto">
                    <a:xfrm>
                      <a:off x="0" y="0"/>
                      <a:ext cx="4757850" cy="4561386"/>
                    </a:xfrm>
                    <a:prstGeom prst="rect">
                      <a:avLst/>
                    </a:prstGeom>
                    <a:noFill/>
                    <a:ln>
                      <a:noFill/>
                    </a:ln>
                    <a:extLst>
                      <a:ext uri="{53640926-AAD7-44D8-BBD7-CCE9431645EC}">
                        <a14:shadowObscured xmlns:a14="http://schemas.microsoft.com/office/drawing/2010/main"/>
                      </a:ext>
                    </a:extLst>
                  </pic:spPr>
                </pic:pic>
              </a:graphicData>
            </a:graphic>
          </wp:inline>
        </w:drawing>
      </w:r>
      <w:commentRangeEnd w:id="254"/>
      <w:r w:rsidR="00CD7F60">
        <w:rPr>
          <w:rStyle w:val="CommentReference"/>
        </w:rPr>
        <w:commentReference w:id="254"/>
      </w:r>
    </w:p>
    <w:p w14:paraId="1F8E1592" w14:textId="53BB3DFE" w:rsidR="00917342" w:rsidRPr="00410936" w:rsidRDefault="00C2146E" w:rsidP="00D51459">
      <w:r>
        <w:rPr>
          <w:noProof/>
        </w:rPr>
        <w:drawing>
          <wp:anchor distT="0" distB="0" distL="114300" distR="114300" simplePos="0" relativeHeight="251725824" behindDoc="0" locked="0" layoutInCell="1" allowOverlap="1" wp14:anchorId="0F3722A6" wp14:editId="5D6A6236">
            <wp:simplePos x="0" y="0"/>
            <wp:positionH relativeFrom="column">
              <wp:posOffset>2107777</wp:posOffset>
            </wp:positionH>
            <wp:positionV relativeFrom="paragraph">
              <wp:posOffset>680720</wp:posOffset>
            </wp:positionV>
            <wp:extent cx="1261533" cy="783257"/>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1833" t="69264" r="11100" b="17754"/>
                    <a:stretch/>
                  </pic:blipFill>
                  <pic:spPr bwMode="auto">
                    <a:xfrm>
                      <a:off x="0" y="0"/>
                      <a:ext cx="1261533" cy="7832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3776" behindDoc="0" locked="0" layoutInCell="1" allowOverlap="1" wp14:anchorId="0E892999" wp14:editId="141F9B3A">
            <wp:simplePos x="0" y="0"/>
            <wp:positionH relativeFrom="column">
              <wp:posOffset>2099734</wp:posOffset>
            </wp:positionH>
            <wp:positionV relativeFrom="paragraph">
              <wp:posOffset>139488</wp:posOffset>
            </wp:positionV>
            <wp:extent cx="1274750" cy="626605"/>
            <wp:effectExtent l="0" t="0" r="1905" b="254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5233" t="72691" r="37700" b="17032"/>
                    <a:stretch/>
                  </pic:blipFill>
                  <pic:spPr bwMode="auto">
                    <a:xfrm>
                      <a:off x="0" y="0"/>
                      <a:ext cx="1274750" cy="626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4800" behindDoc="0" locked="0" layoutInCell="1" allowOverlap="1" wp14:anchorId="4F6668A0" wp14:editId="270A6FD2">
            <wp:simplePos x="0" y="0"/>
            <wp:positionH relativeFrom="column">
              <wp:posOffset>516255</wp:posOffset>
            </wp:positionH>
            <wp:positionV relativeFrom="paragraph">
              <wp:posOffset>139488</wp:posOffset>
            </wp:positionV>
            <wp:extent cx="1524000" cy="911860"/>
            <wp:effectExtent l="0" t="0" r="0"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6067" t="68905" r="64300" b="17392"/>
                    <a:stretch/>
                  </pic:blipFill>
                  <pic:spPr bwMode="auto">
                    <a:xfrm>
                      <a:off x="0" y="0"/>
                      <a:ext cx="1524000" cy="91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17342" w:rsidRPr="00410936" w:rsidSect="007765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ordahl, Jim [VPR]" w:date="2026-09-22T16:47:00Z" w:initials="JJ">
    <w:p w14:paraId="20598D1E" w14:textId="7D06665B" w:rsidR="00771172" w:rsidRDefault="00771172">
      <w:pPr>
        <w:pStyle w:val="CommentText"/>
      </w:pPr>
      <w:r>
        <w:rPr>
          <w:rStyle w:val="CommentReference"/>
        </w:rPr>
        <w:annotationRef/>
      </w:r>
      <w:r>
        <w:t>I like having something about bioenergy/biomass in the title to help orient the reader to this important subtopic within the paper.  Maybe helps with search engines too?  That said, I do like including ‘</w:t>
      </w:r>
      <w:proofErr w:type="gramStart"/>
      <w:r>
        <w:t>archetypes’</w:t>
      </w:r>
      <w:proofErr w:type="gramEnd"/>
      <w:r>
        <w:t>.</w:t>
      </w:r>
    </w:p>
  </w:comment>
  <w:comment w:id="2" w:author="Schulte Moore, Lisa A [NREM]" w:date="2026-09-27T06:12:00Z" w:initials="SMLA[">
    <w:p w14:paraId="13AC1637" w14:textId="4CFDFA83" w:rsidR="00771172" w:rsidRDefault="00771172">
      <w:pPr>
        <w:pStyle w:val="CommentText"/>
      </w:pPr>
      <w:r>
        <w:rPr>
          <w:rStyle w:val="CommentReference"/>
        </w:rPr>
        <w:annotationRef/>
      </w:r>
      <w:r>
        <w:t>C</w:t>
      </w:r>
    </w:p>
  </w:comment>
  <w:comment w:id="6" w:author="Jordahl, Jim [VPR]" w:date="2026-09-22T14:41:00Z" w:initials="JJ">
    <w:p w14:paraId="268C4E86" w14:textId="3C0A55E8" w:rsidR="00771172" w:rsidRDefault="00771172">
      <w:pPr>
        <w:pStyle w:val="CommentText"/>
      </w:pPr>
      <w:r>
        <w:rPr>
          <w:rStyle w:val="CommentReference"/>
        </w:rPr>
        <w:annotationRef/>
      </w:r>
      <w:r>
        <w:t>Love this sink to source phrasing!</w:t>
      </w:r>
    </w:p>
  </w:comment>
  <w:comment w:id="7" w:author="Nelson, Jessica A [AGRON]" w:date="2026-09-28T12:25:00Z" w:initials="SJA">
    <w:p w14:paraId="4B053511" w14:textId="0B35F48A" w:rsidR="00771172" w:rsidRDefault="00771172">
      <w:pPr>
        <w:pStyle w:val="CommentText"/>
      </w:pPr>
      <w:r>
        <w:rPr>
          <w:rStyle w:val="CommentReference"/>
        </w:rPr>
        <w:annotationRef/>
      </w:r>
      <w:r>
        <w:t>Thanks, Jim.</w:t>
      </w:r>
    </w:p>
  </w:comment>
  <w:comment w:id="5" w:author="Schulte Moore, Lisa A [NREM]" w:date="2026-09-27T05:47:00Z" w:initials="SMLA[">
    <w:p w14:paraId="62BAA7E0" w14:textId="0966F573" w:rsidR="00771172" w:rsidRDefault="00771172">
      <w:pPr>
        <w:pStyle w:val="CommentText"/>
      </w:pPr>
      <w:r>
        <w:rPr>
          <w:rStyle w:val="CommentReference"/>
        </w:rPr>
        <w:annotationRef/>
      </w:r>
      <w:bookmarkStart w:id="8" w:name="_Hlk241491099"/>
      <w:r>
        <w:t>Look at and consider including some of Crystal Lu’s work (former ISU faculty member now at UW-Madison) for more recent analysis.</w:t>
      </w:r>
    </w:p>
    <w:bookmarkEnd w:id="8"/>
  </w:comment>
  <w:comment w:id="12" w:author="Jordahl, Jim [VPR]" w:date="2026-09-26T08:04:00Z" w:initials="JJ">
    <w:p w14:paraId="57E9EC16" w14:textId="3080BE33" w:rsidR="00771172" w:rsidRDefault="00771172">
      <w:pPr>
        <w:pStyle w:val="CommentText"/>
      </w:pPr>
      <w:r>
        <w:rPr>
          <w:rStyle w:val="CommentReference"/>
        </w:rPr>
        <w:annotationRef/>
      </w:r>
      <w:bookmarkStart w:id="13" w:name="_Hlk241491162"/>
      <w:r>
        <w:t>I think need a little bit more on the rationale for including the biomass element.</w:t>
      </w:r>
      <w:bookmarkEnd w:id="13"/>
    </w:p>
  </w:comment>
  <w:comment w:id="14" w:author="Jordahl, Jim [VPR]" w:date="2026-09-22T14:44:00Z" w:initials="JJ">
    <w:p w14:paraId="57B5419D" w14:textId="0FE3301B" w:rsidR="00771172" w:rsidRDefault="00771172">
      <w:pPr>
        <w:pStyle w:val="CommentText"/>
      </w:pPr>
      <w:r>
        <w:rPr>
          <w:rStyle w:val="CommentReference"/>
        </w:rPr>
        <w:annotationRef/>
      </w:r>
      <w:r>
        <w:t>Does JSWC use ampersands? I don’t think so.</w:t>
      </w:r>
    </w:p>
  </w:comment>
  <w:comment w:id="18" w:author="Jordahl, Jim [VPR]" w:date="2026-09-24T07:34:00Z" w:initials="JJ">
    <w:p w14:paraId="527BA20E" w14:textId="1B9511D1" w:rsidR="00771172" w:rsidRDefault="00771172">
      <w:pPr>
        <w:pStyle w:val="CommentText"/>
      </w:pPr>
      <w:r>
        <w:rPr>
          <w:rStyle w:val="CommentReference"/>
        </w:rPr>
        <w:annotationRef/>
      </w:r>
      <w:bookmarkStart w:id="19" w:name="_Hlk241491297"/>
      <w:r>
        <w:t>Just thinking – without landowner participation, no plan, regardless of sophistication or coordination, will get implemented, but nevertheless implementation of the approach outlined here makes it more likely that financial incentives and technical assistance can be well-targeted and efficient.</w:t>
      </w:r>
    </w:p>
    <w:bookmarkEnd w:id="19"/>
  </w:comment>
  <w:comment w:id="21" w:author="Jordahl, Jim [VPR]" w:date="2026-09-22T14:46:00Z" w:initials="JJ">
    <w:p w14:paraId="700F2240" w14:textId="1FD37BB4" w:rsidR="00771172" w:rsidRDefault="00771172">
      <w:pPr>
        <w:pStyle w:val="CommentText"/>
      </w:pPr>
      <w:r>
        <w:rPr>
          <w:rStyle w:val="CommentReference"/>
        </w:rPr>
        <w:annotationRef/>
      </w:r>
      <w:bookmarkStart w:id="22" w:name="_Hlk241491580"/>
      <w:r>
        <w:t>What is a heterogenous combination, and why is it a challenge?  On the bottom of page 18, the heterogeneity is considered a benefit?</w:t>
      </w:r>
    </w:p>
    <w:bookmarkEnd w:id="22"/>
  </w:comment>
  <w:comment w:id="24" w:author="Jordahl, Jim [VPR]" w:date="2026-09-26T08:08:00Z" w:initials="JJ">
    <w:p w14:paraId="22A2D8EB" w14:textId="0810B214" w:rsidR="00771172" w:rsidRDefault="00771172">
      <w:pPr>
        <w:pStyle w:val="CommentText"/>
      </w:pPr>
      <w:r>
        <w:rPr>
          <w:rStyle w:val="CommentReference"/>
        </w:rPr>
        <w:annotationRef/>
      </w:r>
      <w:bookmarkStart w:id="25" w:name="_Hlk241491608"/>
      <w:r>
        <w:t>Heterogeneity of the landscape itself or the range or mix in conservation practices?</w:t>
      </w:r>
      <w:bookmarkEnd w:id="25"/>
    </w:p>
  </w:comment>
  <w:comment w:id="27" w:author="Jordahl, Jim [VPR]" w:date="2026-09-22T14:58:00Z" w:initials="JJ">
    <w:p w14:paraId="21037DED" w14:textId="374BCFF0" w:rsidR="00771172" w:rsidRDefault="00771172">
      <w:pPr>
        <w:pStyle w:val="CommentText"/>
      </w:pPr>
      <w:r>
        <w:rPr>
          <w:rStyle w:val="CommentReference"/>
        </w:rPr>
        <w:annotationRef/>
      </w:r>
      <w:bookmarkStart w:id="28" w:name="_Hlk241491633"/>
      <w:r>
        <w:t>Why the biomass element? I think we need something more in the Intro than it being one component of the ICCAC 2008 plan explain its inclusion/importance in the analysis.</w:t>
      </w:r>
      <w:bookmarkEnd w:id="28"/>
    </w:p>
  </w:comment>
  <w:comment w:id="30" w:author="Jordahl, Jim [VPR]" w:date="2026-09-24T07:50:00Z" w:initials="JJ">
    <w:p w14:paraId="340227B0" w14:textId="0476587F" w:rsidR="00771172" w:rsidRDefault="00771172">
      <w:pPr>
        <w:pStyle w:val="CommentText"/>
      </w:pPr>
      <w:r>
        <w:rPr>
          <w:rStyle w:val="CommentReference"/>
        </w:rPr>
        <w:annotationRef/>
      </w:r>
      <w:r>
        <w:t xml:space="preserve">Not sure that ‘32-km’ is clear enough, i.e., does </w:t>
      </w:r>
      <w:proofErr w:type="spellStart"/>
      <w:r>
        <w:t>supplyshed</w:t>
      </w:r>
      <w:proofErr w:type="spellEnd"/>
      <w:r>
        <w:t xml:space="preserve"> always mean a circular area with radius of 32 km?  I can envision </w:t>
      </w:r>
      <w:proofErr w:type="spellStart"/>
      <w:r>
        <w:t>supplysheds</w:t>
      </w:r>
      <w:proofErr w:type="spellEnd"/>
      <w:r>
        <w:t xml:space="preserve"> that are not circular based on some geographic or political constraint.  One way around this is to leave out the scale of the </w:t>
      </w:r>
      <w:proofErr w:type="spellStart"/>
      <w:r>
        <w:t>supplyshed</w:t>
      </w:r>
      <w:proofErr w:type="spellEnd"/>
      <w:r>
        <w:t xml:space="preserve"> here, and leave that for the Methods, where the figure and the text make it clear.</w:t>
      </w:r>
    </w:p>
  </w:comment>
  <w:comment w:id="34" w:author="Jordahl, Jim [VPR]" w:date="2026-09-24T07:44:00Z" w:initials="JJ">
    <w:p w14:paraId="7A91095A" w14:textId="14941909" w:rsidR="00771172" w:rsidRDefault="00771172">
      <w:pPr>
        <w:pStyle w:val="CommentText"/>
      </w:pPr>
      <w:r>
        <w:rPr>
          <w:rStyle w:val="CommentReference"/>
        </w:rPr>
        <w:annotationRef/>
      </w:r>
      <w:r>
        <w:t>I think this detail can come later in Methods.</w:t>
      </w:r>
    </w:p>
    <w:p w14:paraId="30671E5E" w14:textId="77777777" w:rsidR="00771172" w:rsidRDefault="00771172">
      <w:pPr>
        <w:pStyle w:val="CommentText"/>
      </w:pPr>
    </w:p>
    <w:p w14:paraId="4DF3E844" w14:textId="0FB1BBB4" w:rsidR="00771172" w:rsidRDefault="00771172">
      <w:pPr>
        <w:pStyle w:val="CommentText"/>
      </w:pPr>
    </w:p>
  </w:comment>
  <w:comment w:id="36" w:author="Jordahl, Jim [VPR]" w:date="2026-09-22T14:51:00Z" w:initials="JJ">
    <w:p w14:paraId="55DAC616" w14:textId="59C60D1C" w:rsidR="00771172" w:rsidRDefault="00771172">
      <w:pPr>
        <w:pStyle w:val="CommentText"/>
      </w:pPr>
      <w:r>
        <w:rPr>
          <w:rStyle w:val="CommentReference"/>
        </w:rPr>
        <w:annotationRef/>
      </w:r>
      <w:r>
        <w:t>‘emerging demand for ag biomass’ needs a reference, here or above.</w:t>
      </w:r>
    </w:p>
    <w:p w14:paraId="71DD661B" w14:textId="532DDBBC" w:rsidR="00771172" w:rsidRDefault="00771172">
      <w:pPr>
        <w:pStyle w:val="CommentText"/>
      </w:pPr>
    </w:p>
  </w:comment>
  <w:comment w:id="38" w:author="Jordahl, Jim [VPR]" w:date="2026-09-22T14:56:00Z" w:initials="JJ">
    <w:p w14:paraId="159F7AA2" w14:textId="2916F8BE" w:rsidR="00771172" w:rsidRDefault="00771172">
      <w:pPr>
        <w:pStyle w:val="CommentText"/>
      </w:pPr>
      <w:r>
        <w:rPr>
          <w:rStyle w:val="CommentReference"/>
        </w:rPr>
        <w:annotationRef/>
      </w:r>
      <w:r>
        <w:t>Lisa is leaning toward ‘planted prairie’ to distinguish from remnant areas.</w:t>
      </w:r>
    </w:p>
  </w:comment>
  <w:comment w:id="40" w:author="Jordahl, Jim [VPR]" w:date="2026-09-22T14:57:00Z" w:initials="JJ">
    <w:p w14:paraId="011C2672" w14:textId="69AF8BEE" w:rsidR="00771172" w:rsidRDefault="00771172">
      <w:pPr>
        <w:pStyle w:val="CommentText"/>
      </w:pPr>
      <w:r>
        <w:rPr>
          <w:rStyle w:val="CommentReference"/>
        </w:rPr>
        <w:annotationRef/>
      </w:r>
      <w:r>
        <w:t>Why these two?  I think you can get to the ‘why’  with a couple more sentences and a couple references.</w:t>
      </w:r>
    </w:p>
    <w:p w14:paraId="66DAAE31" w14:textId="77777777" w:rsidR="00771172" w:rsidRDefault="00771172">
      <w:pPr>
        <w:pStyle w:val="CommentText"/>
      </w:pPr>
    </w:p>
    <w:p w14:paraId="12D3AA87" w14:textId="724FEFC3" w:rsidR="00771172" w:rsidRDefault="00771172">
      <w:pPr>
        <w:pStyle w:val="CommentText"/>
      </w:pPr>
      <w:hyperlink r:id="rId1" w:history="1">
        <w:r w:rsidRPr="00F40693">
          <w:rPr>
            <w:rStyle w:val="Hyperlink"/>
          </w:rPr>
          <w:t>https://iopscience.iop.org/article/10.1088/1748-9326/acd708</w:t>
        </w:r>
      </w:hyperlink>
    </w:p>
    <w:p w14:paraId="6B0D6B28" w14:textId="77777777" w:rsidR="00771172" w:rsidRDefault="00771172">
      <w:pPr>
        <w:pStyle w:val="CommentText"/>
      </w:pPr>
    </w:p>
    <w:p w14:paraId="38A07437" w14:textId="5A22680D" w:rsidR="00771172" w:rsidRDefault="00771172">
      <w:pPr>
        <w:pStyle w:val="CommentText"/>
      </w:pPr>
      <w:hyperlink r:id="rId2" w:history="1">
        <w:r w:rsidRPr="00277B10">
          <w:rPr>
            <w:rStyle w:val="Hyperlink"/>
          </w:rPr>
          <w:t>https://www.cambridge.org/core/journals/renewable-agriculture-and-food-systems/article/perennial-vegetation-in-agricultural-landscapes-a-reappraisal/F3DE73440D76AE5E659515A426CDE369</w:t>
        </w:r>
      </w:hyperlink>
    </w:p>
    <w:p w14:paraId="03224D11" w14:textId="1F1E8FFE" w:rsidR="00771172" w:rsidRDefault="00771172">
      <w:pPr>
        <w:pStyle w:val="CommentText"/>
      </w:pPr>
    </w:p>
  </w:comment>
  <w:comment w:id="42" w:author="Jordahl, Jim [VPR]" w:date="2026-09-22T15:02:00Z" w:initials="JJ">
    <w:p w14:paraId="002B982C" w14:textId="6C00B2E9" w:rsidR="00771172" w:rsidRDefault="00771172">
      <w:pPr>
        <w:pStyle w:val="CommentText"/>
      </w:pPr>
      <w:r>
        <w:rPr>
          <w:rStyle w:val="CommentReference"/>
        </w:rPr>
        <w:annotationRef/>
      </w:r>
      <w:r>
        <w:t>Nice!  These two sentences are crucial to understanding the whole paper.</w:t>
      </w:r>
    </w:p>
  </w:comment>
  <w:comment w:id="58" w:author="Jordahl, Jim [VPR]" w:date="2026-09-24T08:00:00Z" w:initials="JJ">
    <w:p w14:paraId="53AA6C02" w14:textId="765479CE" w:rsidR="00771172" w:rsidRDefault="00771172">
      <w:pPr>
        <w:pStyle w:val="CommentText"/>
      </w:pPr>
      <w:r>
        <w:rPr>
          <w:rStyle w:val="CommentReference"/>
        </w:rPr>
        <w:annotationRef/>
      </w:r>
      <w:r>
        <w:t>I think deleted text is redundant with the end of prior paragraph, but feel free to put the essence of it either place.</w:t>
      </w:r>
    </w:p>
  </w:comment>
  <w:comment w:id="56" w:author="Schulte Moore, Lisa A [NREM]" w:date="2026-09-27T05:55:00Z" w:initials="SMLA[">
    <w:p w14:paraId="69FDBB17" w14:textId="22E16975" w:rsidR="00771172" w:rsidRDefault="00771172">
      <w:pPr>
        <w:pStyle w:val="CommentText"/>
      </w:pPr>
      <w:r>
        <w:rPr>
          <w:rStyle w:val="CommentReference"/>
        </w:rPr>
        <w:annotationRef/>
      </w:r>
      <w:r>
        <w:t>Very clear.</w:t>
      </w:r>
    </w:p>
  </w:comment>
  <w:comment w:id="60" w:author="Jordahl, Jim [VPR]" w:date="2026-09-22T15:05:00Z" w:initials="JJ">
    <w:p w14:paraId="49F309E2" w14:textId="5941022A" w:rsidR="00771172" w:rsidRDefault="00771172">
      <w:pPr>
        <w:pStyle w:val="CommentText"/>
      </w:pPr>
      <w:r>
        <w:rPr>
          <w:rStyle w:val="CommentReference"/>
        </w:rPr>
        <w:annotationRef/>
      </w:r>
      <w:r>
        <w:t xml:space="preserve">Per Elmin, 100% of the biogas now goes to RNG injection, but </w:t>
      </w:r>
      <w:r w:rsidRPr="00D61CD6">
        <w:t>they’re going to switch over to burning food waste gas through their genset for process heating and power in order to meet their CI requirements</w:t>
      </w:r>
      <w:r>
        <w:t>.</w:t>
      </w:r>
    </w:p>
  </w:comment>
  <w:comment w:id="64" w:author="Jordahl, Jim [VPR]" w:date="2026-09-22T15:07:00Z" w:initials="JJ">
    <w:p w14:paraId="5EC8B3D5" w14:textId="24085DF7" w:rsidR="00771172" w:rsidRDefault="00771172">
      <w:pPr>
        <w:pStyle w:val="CommentText"/>
      </w:pPr>
      <w:r>
        <w:rPr>
          <w:rStyle w:val="CommentReference"/>
        </w:rPr>
        <w:annotationRef/>
      </w:r>
      <w:r>
        <w:t>Will readers understand what an INRS scenario is?</w:t>
      </w:r>
    </w:p>
  </w:comment>
  <w:comment w:id="90" w:author="Jordahl, Jim [VPR]" w:date="2026-09-24T08:17:00Z" w:initials="JJ">
    <w:p w14:paraId="56DD8109" w14:textId="25F89541" w:rsidR="00771172" w:rsidRDefault="00771172">
      <w:pPr>
        <w:pStyle w:val="CommentText"/>
      </w:pPr>
      <w:r>
        <w:rPr>
          <w:rStyle w:val="CommentReference"/>
        </w:rPr>
        <w:annotationRef/>
      </w:r>
      <w:r>
        <w:t>The highlighted section seems a bit redundant, and reads more like a Conclusions section than Methods.  If you think you need it, consider making it shorter and more aligned with explaining the ‘how’ you did the work.</w:t>
      </w:r>
    </w:p>
  </w:comment>
  <w:comment w:id="94" w:author="Jordahl, Jim [VPR]" w:date="2026-09-26T08:11:00Z" w:initials="JJ">
    <w:p w14:paraId="41A1C0AB" w14:textId="6934EC70" w:rsidR="00771172" w:rsidRDefault="00771172">
      <w:pPr>
        <w:pStyle w:val="CommentText"/>
      </w:pPr>
      <w:r>
        <w:rPr>
          <w:rStyle w:val="CommentReference"/>
        </w:rPr>
        <w:annotationRef/>
      </w:r>
      <w:r>
        <w:t>Global comment – check for consistency of use of abbreviations of ions, elements, and molecules.</w:t>
      </w:r>
    </w:p>
  </w:comment>
  <w:comment w:id="95" w:author="Jordahl, Jim [VPR]" w:date="2026-09-24T08:41:00Z" w:initials="JJ">
    <w:p w14:paraId="69E4EF15" w14:textId="62B073B0" w:rsidR="00771172" w:rsidRDefault="00771172">
      <w:pPr>
        <w:pStyle w:val="CommentText"/>
      </w:pPr>
      <w:r>
        <w:rPr>
          <w:rStyle w:val="CommentReference"/>
        </w:rPr>
        <w:annotationRef/>
      </w:r>
      <w:r>
        <w:t>Thanks for clarifying this!  Good job.</w:t>
      </w:r>
    </w:p>
  </w:comment>
  <w:comment w:id="107" w:author="Schulte Moore, Lisa A [NREM]" w:date="2026-09-27T06:24:00Z" w:initials="SMLA[">
    <w:p w14:paraId="3D981338" w14:textId="2D7BB103" w:rsidR="00771172" w:rsidRDefault="00771172">
      <w:pPr>
        <w:pStyle w:val="CommentText"/>
      </w:pPr>
      <w:r>
        <w:rPr>
          <w:rStyle w:val="CommentReference"/>
        </w:rPr>
        <w:annotationRef/>
      </w:r>
      <w:r>
        <w:t xml:space="preserve">Global comment: I think you have a choice to make about using general vs. specific descriptions of the biomass systems you’re investigating. Right </w:t>
      </w:r>
      <w:proofErr w:type="gramStart"/>
      <w:r>
        <w:t>now</w:t>
      </w:r>
      <w:proofErr w:type="gramEnd"/>
      <w:r>
        <w:t xml:space="preserve"> the flipping back and forth between the general and the specific is a little confusing and hard to follow as a reader. I think you could do one of the following:</w:t>
      </w:r>
    </w:p>
    <w:p w14:paraId="7D429BF3" w14:textId="29D9BE8F" w:rsidR="00771172" w:rsidRDefault="00771172">
      <w:pPr>
        <w:pStyle w:val="CommentText"/>
      </w:pPr>
    </w:p>
    <w:p w14:paraId="0AF254EA" w14:textId="57F416B3" w:rsidR="00771172" w:rsidRDefault="00771172">
      <w:pPr>
        <w:pStyle w:val="CommentText"/>
      </w:pPr>
      <w:r>
        <w:t>Option A: Keep to the general “Perennial biomass and winter-hardy systems” throughout, including tables and figures, except define them at a few key points in case the reader missed it in another place (where you already do in the intro, once in the methods, and once in the discussion.</w:t>
      </w:r>
    </w:p>
    <w:p w14:paraId="72FC2CFE" w14:textId="77777777" w:rsidR="00771172" w:rsidRDefault="00771172">
      <w:pPr>
        <w:pStyle w:val="CommentText"/>
      </w:pPr>
    </w:p>
    <w:p w14:paraId="0434DCDE" w14:textId="5C29CD5E" w:rsidR="00771172" w:rsidRDefault="00771172">
      <w:pPr>
        <w:pStyle w:val="CommentText"/>
      </w:pPr>
      <w:r>
        <w:t>Option B: Establish the systems you’re evaluating as “prairie biomass” and “winter rye biomass” thorough and state when you first mention their attributes that lead to choosing them (i.e., perennial, annual but winter hardy).</w:t>
      </w:r>
    </w:p>
    <w:p w14:paraId="4AB867B7" w14:textId="77777777" w:rsidR="00771172" w:rsidRDefault="00771172">
      <w:pPr>
        <w:pStyle w:val="CommentText"/>
      </w:pPr>
    </w:p>
    <w:p w14:paraId="2796DE7D" w14:textId="0E50A428" w:rsidR="00771172" w:rsidRDefault="00771172">
      <w:pPr>
        <w:pStyle w:val="CommentText"/>
      </w:pPr>
      <w:r>
        <w:t>I don’t feel strongly about which option you choose, but the more random flipping back and forth is confusing.</w:t>
      </w:r>
    </w:p>
  </w:comment>
  <w:comment w:id="108" w:author="Jordahl, Jim [VPR]" w:date="2026-09-26T08:12:00Z" w:initials="JJ">
    <w:p w14:paraId="3EF38A51" w14:textId="04A76186" w:rsidR="00771172" w:rsidRDefault="00771172">
      <w:pPr>
        <w:pStyle w:val="CommentText"/>
      </w:pPr>
      <w:r>
        <w:rPr>
          <w:rStyle w:val="CommentReference"/>
        </w:rPr>
        <w:annotationRef/>
      </w:r>
      <w:r>
        <w:t>Does the INRS have land area targets</w:t>
      </w:r>
    </w:p>
  </w:comment>
  <w:comment w:id="109" w:author="Jordahl, Jim [VPR]" w:date="2026-09-26T08:13:00Z" w:initials="JJ">
    <w:p w14:paraId="0F326123" w14:textId="6B41C591" w:rsidR="00771172" w:rsidRDefault="00771172">
      <w:pPr>
        <w:pStyle w:val="CommentText"/>
      </w:pPr>
      <w:r>
        <w:rPr>
          <w:rStyle w:val="CommentReference"/>
        </w:rPr>
        <w:annotationRef/>
      </w:r>
      <w:r>
        <w:t>It is not clear to me how this allocation of prairie relates to that in the previous paragraph.</w:t>
      </w:r>
    </w:p>
  </w:comment>
  <w:comment w:id="111" w:author="Jordahl, Jim [VPR]" w:date="2026-09-24T08:51:00Z" w:initials="JJ">
    <w:p w14:paraId="10383E3B" w14:textId="358561A8" w:rsidR="00771172" w:rsidRDefault="00771172">
      <w:pPr>
        <w:pStyle w:val="CommentText"/>
      </w:pPr>
      <w:r>
        <w:rPr>
          <w:rStyle w:val="CommentReference"/>
        </w:rPr>
        <w:annotationRef/>
      </w:r>
      <w:r>
        <w:t>Not in references</w:t>
      </w:r>
    </w:p>
  </w:comment>
  <w:comment w:id="113" w:author="Jordahl, Jim [VPR]" w:date="2026-09-26T08:16:00Z" w:initials="JJ">
    <w:p w14:paraId="6673D1D7" w14:textId="1F443EE3" w:rsidR="00771172" w:rsidRDefault="00771172">
      <w:pPr>
        <w:pStyle w:val="CommentText"/>
      </w:pPr>
      <w:r>
        <w:rPr>
          <w:rStyle w:val="CommentReference"/>
        </w:rPr>
        <w:annotationRef/>
      </w:r>
      <w:proofErr w:type="gramStart"/>
      <w:r>
        <w:t>Again</w:t>
      </w:r>
      <w:proofErr w:type="gramEnd"/>
      <w:r>
        <w:t xml:space="preserve"> I don’t know that target is the right word in terms of the INRS.  The only target is N and P reduction.</w:t>
      </w:r>
    </w:p>
  </w:comment>
  <w:comment w:id="115" w:author="Jordahl, Jim [VPR]" w:date="2026-09-24T08:56:00Z" w:initials="JJ">
    <w:p w14:paraId="2CE34A9A" w14:textId="74CD5798" w:rsidR="00771172" w:rsidRDefault="00771172">
      <w:pPr>
        <w:pStyle w:val="CommentText"/>
      </w:pPr>
      <w:r>
        <w:rPr>
          <w:rStyle w:val="CommentReference"/>
        </w:rPr>
        <w:annotationRef/>
      </w:r>
      <w:r>
        <w:t>Is this DEP vs. the DEP reference below the same?  Note that neither is cited in references.</w:t>
      </w:r>
    </w:p>
  </w:comment>
  <w:comment w:id="122" w:author="Jordahl, Jim [VPR]" w:date="2026-09-24T08:58:00Z" w:initials="JJ">
    <w:p w14:paraId="05565FF7" w14:textId="09A2D9B3" w:rsidR="00771172" w:rsidRDefault="00771172">
      <w:pPr>
        <w:pStyle w:val="CommentText"/>
      </w:pPr>
      <w:r>
        <w:rPr>
          <w:rStyle w:val="CommentReference"/>
        </w:rPr>
        <w:annotationRef/>
      </w:r>
      <w:r>
        <w:t>Avoiding starting with abbreviation.</w:t>
      </w:r>
    </w:p>
  </w:comment>
  <w:comment w:id="127" w:author="Jordahl, Jim [VPR]" w:date="2026-09-26T08:18:00Z" w:initials="JJ">
    <w:p w14:paraId="7A16144F" w14:textId="3403387F" w:rsidR="00771172" w:rsidRDefault="00771172">
      <w:pPr>
        <w:pStyle w:val="CommentText"/>
      </w:pPr>
      <w:r>
        <w:rPr>
          <w:rStyle w:val="CommentReference"/>
        </w:rPr>
        <w:annotationRef/>
      </w:r>
      <w:r>
        <w:t>Does the model address the effect of regular prairie biomass harvest on habitat values?</w:t>
      </w:r>
    </w:p>
  </w:comment>
  <w:comment w:id="133" w:author="Jordahl, Jim [VPR]" w:date="2026-09-24T12:19:00Z" w:initials="JJ">
    <w:p w14:paraId="3DF15A01" w14:textId="04BFE69A" w:rsidR="00771172" w:rsidRDefault="00771172">
      <w:pPr>
        <w:pStyle w:val="CommentText"/>
      </w:pPr>
      <w:r>
        <w:rPr>
          <w:rStyle w:val="CommentReference"/>
        </w:rPr>
        <w:annotationRef/>
      </w:r>
      <w:r>
        <w:t>Reference the Supplemental detail on costs here somewhere?</w:t>
      </w:r>
    </w:p>
  </w:comment>
  <w:comment w:id="136" w:author="Jordahl, Jim [VPR]" w:date="2026-09-24T09:09:00Z" w:initials="JJ">
    <w:p w14:paraId="4C140245" w14:textId="5178CFBB" w:rsidR="00771172" w:rsidRDefault="00771172">
      <w:pPr>
        <w:pStyle w:val="CommentText"/>
      </w:pPr>
      <w:r>
        <w:rPr>
          <w:rStyle w:val="CommentReference"/>
        </w:rPr>
        <w:annotationRef/>
      </w:r>
      <w:r>
        <w:t>Consider making STRUC and VEG all caps – I think it reads better in the flow of a sentence, similar to GHG or RNG.</w:t>
      </w:r>
    </w:p>
  </w:comment>
  <w:comment w:id="137" w:author="Jordahl, Jim [VPR]" w:date="2026-09-24T09:55:00Z" w:initials="JJ">
    <w:p w14:paraId="36218F11" w14:textId="04C648C1" w:rsidR="00771172" w:rsidRDefault="00771172">
      <w:pPr>
        <w:pStyle w:val="CommentText"/>
      </w:pPr>
      <w:r>
        <w:rPr>
          <w:rStyle w:val="CommentReference"/>
        </w:rPr>
        <w:annotationRef/>
      </w:r>
      <w:r>
        <w:t>Acronyms not defined.</w:t>
      </w:r>
    </w:p>
  </w:comment>
  <w:comment w:id="140" w:author="Jordahl, Jim [VPR]" w:date="2026-09-24T09:59:00Z" w:initials="JJ">
    <w:p w14:paraId="3C87090A" w14:textId="72C6552B" w:rsidR="00771172" w:rsidRDefault="00771172">
      <w:pPr>
        <w:pStyle w:val="CommentText"/>
      </w:pPr>
      <w:r>
        <w:rPr>
          <w:rStyle w:val="CommentReference"/>
        </w:rPr>
        <w:annotationRef/>
      </w:r>
      <w:r>
        <w:t xml:space="preserve">Is this: </w:t>
      </w:r>
      <w:r w:rsidRPr="00EA261E">
        <w:t> </w:t>
      </w:r>
      <w:r w:rsidRPr="00EA261E">
        <w:rPr>
          <w:i/>
          <w:iCs/>
        </w:rPr>
        <w:t xml:space="preserve">MacQueen, J. B. (1967). </w:t>
      </w:r>
      <w:hyperlink r:id="rId3" w:history="1">
        <w:r w:rsidRPr="00EA261E">
          <w:rPr>
            <w:rStyle w:val="Hyperlink"/>
            <w:i/>
            <w:iCs/>
          </w:rPr>
          <w:t>Some Methods for classification and Analysis of Multivariate Observations</w:t>
        </w:r>
      </w:hyperlink>
      <w:r w:rsidRPr="00EA261E">
        <w:rPr>
          <w:i/>
          <w:iCs/>
        </w:rPr>
        <w:t>. Proceedings of 5th Berkeley Symposium on Mathematical Statistics and Probability. Vol. 1. University of California Press. pp. 281–297.</w:t>
      </w:r>
    </w:p>
  </w:comment>
  <w:comment w:id="148" w:author="Jordahl, Jim [VPR]" w:date="2026-09-24T10:01:00Z" w:initials="JJ">
    <w:p w14:paraId="7F3BF4A3" w14:textId="2E52317E" w:rsidR="00771172" w:rsidRDefault="00771172">
      <w:pPr>
        <w:pStyle w:val="CommentText"/>
      </w:pPr>
      <w:r>
        <w:rPr>
          <w:rStyle w:val="CommentReference"/>
        </w:rPr>
        <w:annotationRef/>
      </w:r>
      <w:r>
        <w:t>Not a complete sentence.</w:t>
      </w:r>
    </w:p>
  </w:comment>
  <w:comment w:id="152" w:author="Jordahl, Jim [VPR]" w:date="2026-09-24T10:05:00Z" w:initials="JJ">
    <w:p w14:paraId="12CD0A7F" w14:textId="3C871CB3" w:rsidR="00771172" w:rsidRDefault="00771172">
      <w:pPr>
        <w:pStyle w:val="CommentText"/>
      </w:pPr>
      <w:r>
        <w:rPr>
          <w:rStyle w:val="CommentReference"/>
        </w:rPr>
        <w:annotationRef/>
      </w:r>
      <w:r>
        <w:t>Might be worth noting that this exceeds the INRS target by a comfortable margin.  The numeric values for reductions might be good to include in the abstract.</w:t>
      </w:r>
    </w:p>
  </w:comment>
  <w:comment w:id="153" w:author="Jordahl, Jim [VPR]" w:date="2026-09-26T08:22:00Z" w:initials="JJ">
    <w:p w14:paraId="7DC980D1" w14:textId="1F2F044E" w:rsidR="00771172" w:rsidRDefault="00771172">
      <w:pPr>
        <w:pStyle w:val="CommentText"/>
      </w:pPr>
      <w:r>
        <w:rPr>
          <w:rStyle w:val="CommentReference"/>
        </w:rPr>
        <w:annotationRef/>
      </w:r>
      <w:r>
        <w:t>Good stuff for a list of paper highlights.</w:t>
      </w:r>
    </w:p>
  </w:comment>
  <w:comment w:id="157" w:author="Schulte Moore, Lisa A [NREM]" w:date="2026-09-27T06:15:00Z" w:initials="SMLA[">
    <w:p w14:paraId="125D8123" w14:textId="04765178" w:rsidR="00771172" w:rsidRDefault="00771172">
      <w:pPr>
        <w:pStyle w:val="CommentText"/>
      </w:pPr>
      <w:r>
        <w:rPr>
          <w:rStyle w:val="CommentReference"/>
        </w:rPr>
        <w:annotationRef/>
      </w:r>
      <w:r>
        <w:t>Missing ref.</w:t>
      </w:r>
    </w:p>
  </w:comment>
  <w:comment w:id="159" w:author="Jordahl, Jim [VPR]" w:date="2026-09-24T10:08:00Z" w:initials="JJ">
    <w:p w14:paraId="474582BB" w14:textId="79247870" w:rsidR="00771172" w:rsidRDefault="00771172">
      <w:pPr>
        <w:pStyle w:val="CommentText"/>
      </w:pPr>
      <w:r>
        <w:rPr>
          <w:rStyle w:val="CommentReference"/>
        </w:rPr>
        <w:annotationRef/>
      </w:r>
      <w:r>
        <w:t>Global comment – check for consistency on the use of C and N abbreviations.</w:t>
      </w:r>
    </w:p>
  </w:comment>
  <w:comment w:id="162" w:author="Schulte Moore, Lisa A [NREM]" w:date="2026-09-27T06:02:00Z" w:initials="SMLA[">
    <w:p w14:paraId="34E95DBA" w14:textId="0CCA6DDA" w:rsidR="00771172" w:rsidRDefault="00771172">
      <w:pPr>
        <w:pStyle w:val="CommentText"/>
      </w:pPr>
      <w:r>
        <w:rPr>
          <w:rStyle w:val="CommentReference"/>
        </w:rPr>
        <w:annotationRef/>
      </w:r>
      <w:r>
        <w:t xml:space="preserve">A helpful summary </w:t>
      </w:r>
      <w:proofErr w:type="gramStart"/>
      <w:r>
        <w:t>paragraph</w:t>
      </w:r>
      <w:proofErr w:type="gramEnd"/>
      <w:r>
        <w:t>.</w:t>
      </w:r>
    </w:p>
  </w:comment>
  <w:comment w:id="164" w:author="Jordahl, Jim [VPR]" w:date="2026-09-26T08:24:00Z" w:initials="JJ">
    <w:p w14:paraId="0964E3A1" w14:textId="5A95F6DA" w:rsidR="00771172" w:rsidRDefault="00771172">
      <w:pPr>
        <w:pStyle w:val="CommentText"/>
      </w:pPr>
      <w:r>
        <w:rPr>
          <w:rStyle w:val="CommentReference"/>
        </w:rPr>
        <w:annotationRef/>
      </w:r>
      <w:r>
        <w:t xml:space="preserve">This section is really key to grasping what you are getting at with the </w:t>
      </w:r>
      <w:proofErr w:type="gramStart"/>
      <w:r>
        <w:t>archetypes..</w:t>
      </w:r>
      <w:proofErr w:type="gramEnd"/>
    </w:p>
  </w:comment>
  <w:comment w:id="171" w:author="Jordahl, Jim [VPR]" w:date="2026-09-24T10:19:00Z" w:initials="JJ">
    <w:p w14:paraId="00EF5FD1" w14:textId="6B3D2A84" w:rsidR="00771172" w:rsidRDefault="00771172">
      <w:pPr>
        <w:pStyle w:val="CommentText"/>
      </w:pPr>
      <w:r>
        <w:rPr>
          <w:rStyle w:val="CommentReference"/>
        </w:rPr>
        <w:annotationRef/>
      </w:r>
      <w:r>
        <w:t>The distinction between planning classes and archetypes still escapes me, other than the connection to the type of multivariate analysis.  It seems to (unnecessarily??) complicate the text.  I don’t see why can’t you just say the planning classes ARE archetypes, then not bring up planning classes again in text or figures?  I think that would work.</w:t>
      </w:r>
    </w:p>
  </w:comment>
  <w:comment w:id="173" w:author="Jordahl, Jim [VPR]" w:date="2026-09-26T08:30:00Z" w:initials="JJ">
    <w:p w14:paraId="778F21E5" w14:textId="14201039" w:rsidR="00771172" w:rsidRDefault="00771172">
      <w:pPr>
        <w:pStyle w:val="CommentText"/>
      </w:pPr>
      <w:r>
        <w:rPr>
          <w:rStyle w:val="CommentReference"/>
        </w:rPr>
        <w:annotationRef/>
      </w:r>
      <w:r>
        <w:t>Archetypes?</w:t>
      </w:r>
    </w:p>
  </w:comment>
  <w:comment w:id="175" w:author="Jordahl, Jim [VPR]" w:date="2026-09-26T08:30:00Z" w:initials="JJ">
    <w:p w14:paraId="4FFE2CDB" w14:textId="177B8CB3" w:rsidR="00771172" w:rsidRDefault="00771172">
      <w:pPr>
        <w:pStyle w:val="CommentText"/>
      </w:pPr>
      <w:r>
        <w:rPr>
          <w:rStyle w:val="CommentReference"/>
        </w:rPr>
        <w:annotationRef/>
      </w:r>
      <w:r>
        <w:t>Archetype 1?</w:t>
      </w:r>
    </w:p>
  </w:comment>
  <w:comment w:id="181" w:author="Jordahl, Jim [VPR]" w:date="2026-09-24T10:31:00Z" w:initials="JJ">
    <w:p w14:paraId="19AAB169" w14:textId="717BF4FA" w:rsidR="00771172" w:rsidRDefault="00771172">
      <w:pPr>
        <w:pStyle w:val="CommentText"/>
      </w:pPr>
      <w:r>
        <w:rPr>
          <w:rStyle w:val="CommentReference"/>
        </w:rPr>
        <w:annotationRef/>
      </w:r>
      <w:r>
        <w:t>This is good!</w:t>
      </w:r>
    </w:p>
  </w:comment>
  <w:comment w:id="182" w:author="Schulte Moore, Lisa A [NREM]" w:date="2026-09-27T06:04:00Z" w:initials="SMLA[">
    <w:p w14:paraId="3D3DB1F3" w14:textId="10A8987F" w:rsidR="00771172" w:rsidRDefault="00771172">
      <w:pPr>
        <w:pStyle w:val="CommentText"/>
      </w:pPr>
      <w:r>
        <w:rPr>
          <w:rStyle w:val="CommentReference"/>
        </w:rPr>
        <w:annotationRef/>
      </w:r>
      <w:r>
        <w:t>I agree!</w:t>
      </w:r>
    </w:p>
  </w:comment>
  <w:comment w:id="194" w:author="Jordahl, Jim [VPR]" w:date="2026-09-26T08:31:00Z" w:initials="JJ">
    <w:p w14:paraId="4B494460" w14:textId="7DF3D3E8" w:rsidR="00771172" w:rsidRDefault="00771172">
      <w:pPr>
        <w:pStyle w:val="CommentText"/>
      </w:pPr>
      <w:r>
        <w:rPr>
          <w:rStyle w:val="CommentReference"/>
        </w:rPr>
        <w:annotationRef/>
      </w:r>
      <w:r>
        <w:t>Archetypes?</w:t>
      </w:r>
    </w:p>
  </w:comment>
  <w:comment w:id="196" w:author="Schulte Moore, Lisa A [NREM]" w:date="2026-09-27T06:06:00Z" w:initials="SMLA[">
    <w:p w14:paraId="7D36E01F" w14:textId="093143E5" w:rsidR="00771172" w:rsidRDefault="00771172">
      <w:pPr>
        <w:pStyle w:val="CommentText"/>
      </w:pPr>
      <w:r>
        <w:rPr>
          <w:rStyle w:val="CommentReference"/>
        </w:rPr>
        <w:annotationRef/>
      </w:r>
      <w:r>
        <w:t>Use active voice.</w:t>
      </w:r>
    </w:p>
  </w:comment>
  <w:comment w:id="199" w:author="Schulte Moore, Lisa A [NREM]" w:date="2026-09-27T06:05:00Z" w:initials="SMLA[">
    <w:p w14:paraId="78497CAB" w14:textId="77777777" w:rsidR="00771172" w:rsidRDefault="00771172">
      <w:pPr>
        <w:pStyle w:val="CommentText"/>
      </w:pPr>
      <w:r>
        <w:rPr>
          <w:rStyle w:val="CommentReference"/>
        </w:rPr>
        <w:annotationRef/>
      </w:r>
      <w:r>
        <w:t>In a scientific context:</w:t>
      </w:r>
    </w:p>
    <w:p w14:paraId="5058E0CA" w14:textId="5C02F3A2" w:rsidR="00771172" w:rsidRDefault="00771172">
      <w:pPr>
        <w:pStyle w:val="CommentText"/>
      </w:pPr>
      <w:r>
        <w:t>Datum = singular. Data = plural.</w:t>
      </w:r>
    </w:p>
  </w:comment>
  <w:comment w:id="202" w:author="Schulte Moore, Lisa A [NREM]" w:date="2026-09-27T06:07:00Z" w:initials="SMLA[">
    <w:p w14:paraId="5E678376" w14:textId="00B2BA8D" w:rsidR="00771172" w:rsidRDefault="00771172">
      <w:pPr>
        <w:pStyle w:val="CommentText"/>
      </w:pPr>
      <w:r>
        <w:rPr>
          <w:rStyle w:val="CommentReference"/>
        </w:rPr>
        <w:annotationRef/>
      </w:r>
      <w:r>
        <w:t>This is a stronger, clearer sentence to start the conclusions with. The first sentence is more “in the weeds.” Is it needed? If so, it should come later.</w:t>
      </w:r>
    </w:p>
  </w:comment>
  <w:comment w:id="215" w:author="Jordahl, Jim [VPR]" w:date="2026-09-26T08:32:00Z" w:initials="JJ">
    <w:p w14:paraId="0A762A1B" w14:textId="404EA215" w:rsidR="00771172" w:rsidRDefault="00771172">
      <w:pPr>
        <w:pStyle w:val="CommentText"/>
      </w:pPr>
      <w:r>
        <w:rPr>
          <w:rStyle w:val="CommentReference"/>
        </w:rPr>
        <w:annotationRef/>
      </w:r>
      <w:r>
        <w:t>Is this an alternative, abbreviated conclusion?  I think a middle ground might be about right – level of information in between the two versions of conclusions.</w:t>
      </w:r>
    </w:p>
  </w:comment>
  <w:comment w:id="216" w:author="Schulte Moore, Lisa A [NREM]" w:date="2026-09-27T06:21:00Z" w:initials="SMLA[">
    <w:p w14:paraId="47479329" w14:textId="2B877F9A" w:rsidR="00771172" w:rsidRDefault="00771172">
      <w:pPr>
        <w:pStyle w:val="CommentText"/>
      </w:pPr>
      <w:r>
        <w:rPr>
          <w:rStyle w:val="CommentReference"/>
        </w:rPr>
        <w:annotationRef/>
      </w:r>
      <w:r>
        <w:t>I think the paper can end with the previous conclusion. This text could be used for the abstract.</w:t>
      </w:r>
    </w:p>
  </w:comment>
  <w:comment w:id="217" w:author="Jordahl, Jim [VPR]" w:date="2026-09-24T08:50:00Z" w:initials="JJ">
    <w:p w14:paraId="5A1E16C0" w14:textId="53B57770" w:rsidR="00771172" w:rsidRDefault="00771172">
      <w:pPr>
        <w:pStyle w:val="CommentText"/>
      </w:pPr>
      <w:r>
        <w:rPr>
          <w:rStyle w:val="CommentReference"/>
        </w:rPr>
        <w:annotationRef/>
      </w:r>
      <w:r>
        <w:t>INRS and DEP not listed?</w:t>
      </w:r>
    </w:p>
  </w:comment>
  <w:comment w:id="229" w:author="Jordahl, Jim [VPR]" w:date="2026-09-24T10:51:00Z" w:initials="JJ">
    <w:p w14:paraId="259D03D0" w14:textId="031800DC" w:rsidR="00771172" w:rsidRDefault="00771172">
      <w:pPr>
        <w:pStyle w:val="CommentText"/>
      </w:pPr>
      <w:r>
        <w:rPr>
          <w:rStyle w:val="CommentReference"/>
        </w:rPr>
        <w:annotationRef/>
      </w:r>
      <w:r>
        <w:t>Not sure what is best, but noting that the verb/gerund/present participle form (whatever it is) varies for the INRS practices, and absent for perennials.</w:t>
      </w:r>
    </w:p>
  </w:comment>
  <w:comment w:id="240" w:author="Jordahl, Jim [VPR]" w:date="2026-09-24T12:22:00Z" w:initials="JJ">
    <w:p w14:paraId="157E5ACB" w14:textId="519BAEBB" w:rsidR="00771172" w:rsidRDefault="00771172">
      <w:pPr>
        <w:pStyle w:val="CommentText"/>
      </w:pPr>
      <w:r>
        <w:rPr>
          <w:rStyle w:val="CommentReference"/>
        </w:rPr>
        <w:annotationRef/>
      </w:r>
      <w:r>
        <w:t>Might be good to reference the Supplemental info here too.</w:t>
      </w:r>
    </w:p>
  </w:comment>
  <w:comment w:id="241" w:author="Schulte Moore, Lisa A [NREM]" w:date="2026-09-27T06:16:00Z" w:initials="SMLA[">
    <w:p w14:paraId="2B4DED65" w14:textId="5071983A" w:rsidR="00771172" w:rsidRDefault="00771172">
      <w:pPr>
        <w:pStyle w:val="CommentText"/>
      </w:pPr>
      <w:r>
        <w:rPr>
          <w:rStyle w:val="CommentReference"/>
        </w:rPr>
        <w:annotationRef/>
      </w:r>
      <w:r>
        <w:t>Add definitions of rye and prairie in the caption so the table can stand alone.</w:t>
      </w:r>
    </w:p>
  </w:comment>
  <w:comment w:id="243" w:author="Jordahl, Jim [VPR]" w:date="2026-09-26T08:35:00Z" w:initials="JJ">
    <w:p w14:paraId="6D05E7AE" w14:textId="3471A39A" w:rsidR="00771172" w:rsidRDefault="00771172">
      <w:pPr>
        <w:pStyle w:val="CommentText"/>
      </w:pPr>
      <w:r>
        <w:rPr>
          <w:rStyle w:val="CommentReference"/>
        </w:rPr>
        <w:annotationRef/>
      </w:r>
      <w:r>
        <w:t>Median by field?</w:t>
      </w:r>
    </w:p>
  </w:comment>
  <w:comment w:id="245" w:author="Jordahl, Jim [VPR]" w:date="2026-09-22T15:18:00Z" w:initials="JJ">
    <w:p w14:paraId="70FC9131" w14:textId="451C6CFE" w:rsidR="00771172" w:rsidRDefault="00771172">
      <w:pPr>
        <w:pStyle w:val="CommentText"/>
      </w:pPr>
      <w:r>
        <w:rPr>
          <w:rStyle w:val="CommentReference"/>
        </w:rPr>
        <w:annotationRef/>
      </w:r>
      <w:r>
        <w:t>Introduced previously, but I think it helps the reader to remind them of what CP in the table means.</w:t>
      </w:r>
    </w:p>
  </w:comment>
  <w:comment w:id="246" w:author="Jordahl, Jim [VPR]" w:date="2026-09-22T15:20:00Z" w:initials="JJ">
    <w:p w14:paraId="5E59ADD8" w14:textId="46011ABB" w:rsidR="00771172" w:rsidRDefault="00771172">
      <w:pPr>
        <w:pStyle w:val="CommentText"/>
      </w:pPr>
      <w:r>
        <w:rPr>
          <w:rStyle w:val="CommentReference"/>
        </w:rPr>
        <w:annotationRef/>
      </w:r>
      <w:r>
        <w:t xml:space="preserve">Maybe a footnote to define what </w:t>
      </w:r>
      <w:proofErr w:type="spellStart"/>
      <w:r>
        <w:t>struc</w:t>
      </w:r>
      <w:proofErr w:type="spellEnd"/>
      <w:r>
        <w:t xml:space="preserve"> and veg are?</w:t>
      </w:r>
    </w:p>
  </w:comment>
  <w:comment w:id="247" w:author="Jordahl, Jim [VPR]" w:date="2026-09-26T08:35:00Z" w:initials="JJ">
    <w:p w14:paraId="5375462B" w14:textId="17A51606" w:rsidR="00771172" w:rsidRDefault="00771172">
      <w:pPr>
        <w:pStyle w:val="CommentText"/>
      </w:pPr>
      <w:r>
        <w:rPr>
          <w:rStyle w:val="CommentReference"/>
        </w:rPr>
        <w:annotationRef/>
      </w:r>
      <w:r>
        <w:t>Archetypes?</w:t>
      </w:r>
    </w:p>
  </w:comment>
  <w:comment w:id="248" w:author="Jordahl, Jim [VPR]" w:date="2026-09-24T12:44:00Z" w:initials="JJ">
    <w:p w14:paraId="250A9E6B" w14:textId="089FDE34" w:rsidR="00771172" w:rsidRDefault="00771172">
      <w:pPr>
        <w:pStyle w:val="CommentText"/>
      </w:pPr>
      <w:r>
        <w:rPr>
          <w:rStyle w:val="CommentReference"/>
        </w:rPr>
        <w:annotationRef/>
      </w:r>
      <w:r>
        <w:t>Great figure!</w:t>
      </w:r>
    </w:p>
  </w:comment>
  <w:comment w:id="250" w:author="Jordahl, Jim [VPR]" w:date="2026-09-22T16:54:00Z" w:initials="JJ">
    <w:p w14:paraId="4B3E4B0E" w14:textId="77777777" w:rsidR="00771172" w:rsidRDefault="00771172">
      <w:pPr>
        <w:pStyle w:val="CommentText"/>
      </w:pPr>
      <w:r>
        <w:rPr>
          <w:rStyle w:val="CommentReference"/>
        </w:rPr>
        <w:annotationRef/>
      </w:r>
      <w:r>
        <w:t xml:space="preserve">This figure helps explain A LOT about what is going on.   </w:t>
      </w:r>
    </w:p>
    <w:p w14:paraId="77554F13" w14:textId="77777777" w:rsidR="00771172" w:rsidRDefault="00771172">
      <w:pPr>
        <w:pStyle w:val="CommentText"/>
      </w:pPr>
    </w:p>
    <w:p w14:paraId="50A25C46" w14:textId="76500824" w:rsidR="00771172" w:rsidRDefault="00771172">
      <w:pPr>
        <w:pStyle w:val="CommentText"/>
      </w:pPr>
      <w:r>
        <w:t>Really minor, but note that the arrows from ACPF output to OFE input are greyed out within the ACPF box, which I don’t think is intended.</w:t>
      </w:r>
    </w:p>
  </w:comment>
  <w:comment w:id="251" w:author="Jordahl, Jim [VPR]" w:date="2026-09-22T17:01:00Z" w:initials="JJ">
    <w:p w14:paraId="389114B2" w14:textId="56419028" w:rsidR="00771172" w:rsidRDefault="00771172">
      <w:pPr>
        <w:pStyle w:val="CommentText"/>
      </w:pPr>
      <w:r>
        <w:rPr>
          <w:rStyle w:val="CommentReference"/>
        </w:rPr>
        <w:annotationRef/>
      </w:r>
      <w:r>
        <w:t>Love the figure</w:t>
      </w:r>
    </w:p>
  </w:comment>
  <w:comment w:id="254" w:author="Jordahl, Jim [VPR]" w:date="2026-09-22T17:03:00Z" w:initials="JJ">
    <w:p w14:paraId="028F9B6C" w14:textId="13B2B1F6" w:rsidR="00771172" w:rsidRDefault="00771172">
      <w:pPr>
        <w:pStyle w:val="CommentText"/>
      </w:pPr>
      <w:r>
        <w:rPr>
          <w:rStyle w:val="CommentReference"/>
        </w:rPr>
        <w:annotationRef/>
      </w:r>
      <w:r>
        <w:t>Figure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598D1E" w15:done="0"/>
  <w15:commentEx w15:paraId="13AC1637" w15:done="1"/>
  <w15:commentEx w15:paraId="268C4E86" w15:done="1"/>
  <w15:commentEx w15:paraId="4B053511" w15:paraIdParent="268C4E86" w15:done="1"/>
  <w15:commentEx w15:paraId="62BAA7E0" w15:done="0"/>
  <w15:commentEx w15:paraId="57E9EC16" w15:done="0"/>
  <w15:commentEx w15:paraId="57B5419D" w15:done="1"/>
  <w15:commentEx w15:paraId="527BA20E" w15:done="0"/>
  <w15:commentEx w15:paraId="700F2240" w15:done="0"/>
  <w15:commentEx w15:paraId="22A2D8EB" w15:done="0"/>
  <w15:commentEx w15:paraId="21037DED" w15:done="0"/>
  <w15:commentEx w15:paraId="340227B0" w15:done="1"/>
  <w15:commentEx w15:paraId="4DF3E844" w15:done="1"/>
  <w15:commentEx w15:paraId="71DD661B" w15:done="0"/>
  <w15:commentEx w15:paraId="159F7AA2" w15:done="1"/>
  <w15:commentEx w15:paraId="03224D11" w15:done="0"/>
  <w15:commentEx w15:paraId="002B982C" w15:done="0"/>
  <w15:commentEx w15:paraId="53AA6C02" w15:done="0"/>
  <w15:commentEx w15:paraId="69FDBB17" w15:done="0"/>
  <w15:commentEx w15:paraId="49F309E2" w15:done="0"/>
  <w15:commentEx w15:paraId="5EC8B3D5" w15:done="0"/>
  <w15:commentEx w15:paraId="56DD8109" w15:done="1"/>
  <w15:commentEx w15:paraId="41A1C0AB" w15:done="0"/>
  <w15:commentEx w15:paraId="69E4EF15" w15:done="1"/>
  <w15:commentEx w15:paraId="2796DE7D" w15:done="0"/>
  <w15:commentEx w15:paraId="3EF38A51" w15:done="0"/>
  <w15:commentEx w15:paraId="0F326123" w15:done="0"/>
  <w15:commentEx w15:paraId="10383E3B" w15:done="1"/>
  <w15:commentEx w15:paraId="6673D1D7" w15:done="0"/>
  <w15:commentEx w15:paraId="2CE34A9A" w15:done="1"/>
  <w15:commentEx w15:paraId="05565FF7" w15:done="0"/>
  <w15:commentEx w15:paraId="7A16144F" w15:done="0"/>
  <w15:commentEx w15:paraId="3DF15A01" w15:done="0"/>
  <w15:commentEx w15:paraId="4C140245" w15:done="0"/>
  <w15:commentEx w15:paraId="36218F11" w15:done="0"/>
  <w15:commentEx w15:paraId="3C87090A" w15:done="0"/>
  <w15:commentEx w15:paraId="7F3BF4A3" w15:done="0"/>
  <w15:commentEx w15:paraId="12CD0A7F" w15:done="0"/>
  <w15:commentEx w15:paraId="7DC980D1" w15:done="0"/>
  <w15:commentEx w15:paraId="125D8123" w15:done="0"/>
  <w15:commentEx w15:paraId="474582BB" w15:done="0"/>
  <w15:commentEx w15:paraId="34E95DBA" w15:done="0"/>
  <w15:commentEx w15:paraId="0964E3A1" w15:done="0"/>
  <w15:commentEx w15:paraId="00EF5FD1" w15:done="0"/>
  <w15:commentEx w15:paraId="778F21E5" w15:done="0"/>
  <w15:commentEx w15:paraId="4FFE2CDB" w15:done="0"/>
  <w15:commentEx w15:paraId="19AAB169" w15:done="0"/>
  <w15:commentEx w15:paraId="3D3DB1F3" w15:paraIdParent="19AAB169" w15:done="0"/>
  <w15:commentEx w15:paraId="4B494460" w15:done="0"/>
  <w15:commentEx w15:paraId="7D36E01F" w15:done="0"/>
  <w15:commentEx w15:paraId="5058E0CA" w15:done="0"/>
  <w15:commentEx w15:paraId="5E678376" w15:done="0"/>
  <w15:commentEx w15:paraId="0A762A1B" w15:done="0"/>
  <w15:commentEx w15:paraId="47479329" w15:paraIdParent="0A762A1B" w15:done="0"/>
  <w15:commentEx w15:paraId="5A1E16C0" w15:done="0"/>
  <w15:commentEx w15:paraId="259D03D0" w15:done="0"/>
  <w15:commentEx w15:paraId="157E5ACB" w15:done="0"/>
  <w15:commentEx w15:paraId="2B4DED65" w15:done="0"/>
  <w15:commentEx w15:paraId="6D05E7AE" w15:done="0"/>
  <w15:commentEx w15:paraId="70FC9131" w15:done="0"/>
  <w15:commentEx w15:paraId="5E59ADD8" w15:done="0"/>
  <w15:commentEx w15:paraId="5375462B" w15:done="0"/>
  <w15:commentEx w15:paraId="250A9E6B" w15:done="0"/>
  <w15:commentEx w15:paraId="50A25C46" w15:done="0"/>
  <w15:commentEx w15:paraId="389114B2" w15:done="0"/>
  <w15:commentEx w15:paraId="028F9B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95CBEEE" w16cex:dateUtc="2026-09-22T21:47:00Z"/>
  <w16cex:commentExtensible w16cex:durableId="60D552C1" w16cex:dateUtc="2026-09-22T19:41:00Z"/>
  <w16cex:commentExtensible w16cex:durableId="47DEA629" w16cex:dateUtc="2026-09-26T13:04:00Z"/>
  <w16cex:commentExtensible w16cex:durableId="5EAEFA36" w16cex:dateUtc="2026-09-22T19:44:00Z"/>
  <w16cex:commentExtensible w16cex:durableId="34FD47BF" w16cex:dateUtc="2026-09-24T12:34:00Z"/>
  <w16cex:commentExtensible w16cex:durableId="2589E5CD" w16cex:dateUtc="2026-09-22T19:46:00Z"/>
  <w16cex:commentExtensible w16cex:durableId="40D06A0E" w16cex:dateUtc="2026-09-26T13:08:00Z"/>
  <w16cex:commentExtensible w16cex:durableId="02F95D82" w16cex:dateUtc="2026-09-22T19:58:00Z"/>
  <w16cex:commentExtensible w16cex:durableId="43E05537" w16cex:dateUtc="2026-09-24T12:50:00Z"/>
  <w16cex:commentExtensible w16cex:durableId="399528F5" w16cex:dateUtc="2026-09-24T12:44:00Z"/>
  <w16cex:commentExtensible w16cex:durableId="3E8F5E89" w16cex:dateUtc="2026-09-22T19:51:00Z"/>
  <w16cex:commentExtensible w16cex:durableId="36B733E8" w16cex:dateUtc="2026-09-22T19:56:00Z"/>
  <w16cex:commentExtensible w16cex:durableId="3F13DA26" w16cex:dateUtc="2026-09-22T19:57:00Z"/>
  <w16cex:commentExtensible w16cex:durableId="497EAEFC" w16cex:dateUtc="2026-09-22T20:02:00Z"/>
  <w16cex:commentExtensible w16cex:durableId="0BF28671" w16cex:dateUtc="2026-09-24T13:00:00Z"/>
  <w16cex:commentExtensible w16cex:durableId="524AAC7E" w16cex:dateUtc="2026-09-22T20:05:00Z"/>
  <w16cex:commentExtensible w16cex:durableId="0093692C" w16cex:dateUtc="2026-09-22T20:07:00Z"/>
  <w16cex:commentExtensible w16cex:durableId="699708F9" w16cex:dateUtc="2026-09-24T13:17:00Z"/>
  <w16cex:commentExtensible w16cex:durableId="5B5F4509" w16cex:dateUtc="2026-09-26T13:11:00Z"/>
  <w16cex:commentExtensible w16cex:durableId="2100D59A" w16cex:dateUtc="2026-09-24T13:41:00Z"/>
  <w16cex:commentExtensible w16cex:durableId="36921DBD" w16cex:dateUtc="2026-09-26T13:12:00Z"/>
  <w16cex:commentExtensible w16cex:durableId="298F372F" w16cex:dateUtc="2026-09-26T13:13:00Z"/>
  <w16cex:commentExtensible w16cex:durableId="12F279B0" w16cex:dateUtc="2026-09-24T13:51:00Z"/>
  <w16cex:commentExtensible w16cex:durableId="0836A3A6" w16cex:dateUtc="2026-09-26T13:16:00Z"/>
  <w16cex:commentExtensible w16cex:durableId="2A5DEB58" w16cex:dateUtc="2026-09-24T13:56:00Z"/>
  <w16cex:commentExtensible w16cex:durableId="4A5AAA7A" w16cex:dateUtc="2026-09-24T13:58:00Z"/>
  <w16cex:commentExtensible w16cex:durableId="1A53C5E4" w16cex:dateUtc="2026-09-26T13:18:00Z"/>
  <w16cex:commentExtensible w16cex:durableId="3A017E24" w16cex:dateUtc="2026-09-24T17:19:00Z"/>
  <w16cex:commentExtensible w16cex:durableId="656B1312" w16cex:dateUtc="2026-09-24T14:09:00Z"/>
  <w16cex:commentExtensible w16cex:durableId="412C6A4F" w16cex:dateUtc="2026-09-24T14:55:00Z"/>
  <w16cex:commentExtensible w16cex:durableId="47BACB19" w16cex:dateUtc="2026-09-24T14:59:00Z"/>
  <w16cex:commentExtensible w16cex:durableId="0770B16B" w16cex:dateUtc="2026-09-24T15:01:00Z"/>
  <w16cex:commentExtensible w16cex:durableId="483799F3" w16cex:dateUtc="2026-09-24T15:05:00Z"/>
  <w16cex:commentExtensible w16cex:durableId="4F9DC4BA" w16cex:dateUtc="2026-09-26T13:22:00Z"/>
  <w16cex:commentExtensible w16cex:durableId="56F5D5D0" w16cex:dateUtc="2026-09-24T15:08:00Z"/>
  <w16cex:commentExtensible w16cex:durableId="6E26F16C" w16cex:dateUtc="2026-09-26T13:24:00Z"/>
  <w16cex:commentExtensible w16cex:durableId="5BE487D8" w16cex:dateUtc="2026-09-24T15:19:00Z"/>
  <w16cex:commentExtensible w16cex:durableId="7BE97FB9" w16cex:dateUtc="2026-09-26T13:30:00Z"/>
  <w16cex:commentExtensible w16cex:durableId="210C5DD2" w16cex:dateUtc="2026-09-26T13:30:00Z"/>
  <w16cex:commentExtensible w16cex:durableId="5F3145C8" w16cex:dateUtc="2026-09-24T15:31:00Z"/>
  <w16cex:commentExtensible w16cex:durableId="6C2B4C4D" w16cex:dateUtc="2026-09-26T13:31:00Z"/>
  <w16cex:commentExtensible w16cex:durableId="518FD314" w16cex:dateUtc="2026-09-26T13:32:00Z"/>
  <w16cex:commentExtensible w16cex:durableId="66CC4759" w16cex:dateUtc="2026-09-24T13:50:00Z"/>
  <w16cex:commentExtensible w16cex:durableId="104798C6" w16cex:dateUtc="2026-09-24T15:51:00Z"/>
  <w16cex:commentExtensible w16cex:durableId="5406C23B" w16cex:dateUtc="2026-09-24T17:22:00Z"/>
  <w16cex:commentExtensible w16cex:durableId="0E5898E9" w16cex:dateUtc="2026-09-26T13:35:00Z"/>
  <w16cex:commentExtensible w16cex:durableId="407C48CA" w16cex:dateUtc="2026-09-22T20:18:00Z"/>
  <w16cex:commentExtensible w16cex:durableId="5C001F2B" w16cex:dateUtc="2026-09-22T20:20:00Z"/>
  <w16cex:commentExtensible w16cex:durableId="1ADEC12D" w16cex:dateUtc="2026-09-26T13:35:00Z"/>
  <w16cex:commentExtensible w16cex:durableId="32DCC73D" w16cex:dateUtc="2026-09-24T17:44:00Z"/>
  <w16cex:commentExtensible w16cex:durableId="027EA314" w16cex:dateUtc="2026-09-22T21:54:00Z"/>
  <w16cex:commentExtensible w16cex:durableId="0D7771F7" w16cex:dateUtc="2026-09-22T22:01:00Z"/>
  <w16cex:commentExtensible w16cex:durableId="080C13FD" w16cex:dateUtc="2026-09-22T2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598D1E" w16cid:durableId="095CBEEE"/>
  <w16cid:commentId w16cid:paraId="13AC1637" w16cid:durableId="2E633258"/>
  <w16cid:commentId w16cid:paraId="268C4E86" w16cid:durableId="60D552C1"/>
  <w16cid:commentId w16cid:paraId="4B053511" w16cid:durableId="2E64DB31"/>
  <w16cid:commentId w16cid:paraId="62BAA7E0" w16cid:durableId="2E632C78"/>
  <w16cid:commentId w16cid:paraId="57E9EC16" w16cid:durableId="47DEA629"/>
  <w16cid:commentId w16cid:paraId="57B5419D" w16cid:durableId="5EAEFA36"/>
  <w16cid:commentId w16cid:paraId="527BA20E" w16cid:durableId="34FD47BF"/>
  <w16cid:commentId w16cid:paraId="700F2240" w16cid:durableId="2589E5CD"/>
  <w16cid:commentId w16cid:paraId="22A2D8EB" w16cid:durableId="40D06A0E"/>
  <w16cid:commentId w16cid:paraId="21037DED" w16cid:durableId="02F95D82"/>
  <w16cid:commentId w16cid:paraId="340227B0" w16cid:durableId="43E05537"/>
  <w16cid:commentId w16cid:paraId="4DF3E844" w16cid:durableId="399528F5"/>
  <w16cid:commentId w16cid:paraId="71DD661B" w16cid:durableId="3E8F5E89"/>
  <w16cid:commentId w16cid:paraId="159F7AA2" w16cid:durableId="36B733E8"/>
  <w16cid:commentId w16cid:paraId="03224D11" w16cid:durableId="3F13DA26"/>
  <w16cid:commentId w16cid:paraId="002B982C" w16cid:durableId="497EAEFC"/>
  <w16cid:commentId w16cid:paraId="53AA6C02" w16cid:durableId="0BF28671"/>
  <w16cid:commentId w16cid:paraId="69FDBB17" w16cid:durableId="2E632E3A"/>
  <w16cid:commentId w16cid:paraId="49F309E2" w16cid:durableId="524AAC7E"/>
  <w16cid:commentId w16cid:paraId="5EC8B3D5" w16cid:durableId="0093692C"/>
  <w16cid:commentId w16cid:paraId="56DD8109" w16cid:durableId="699708F9"/>
  <w16cid:commentId w16cid:paraId="41A1C0AB" w16cid:durableId="5B5F4509"/>
  <w16cid:commentId w16cid:paraId="69E4EF15" w16cid:durableId="2100D59A"/>
  <w16cid:commentId w16cid:paraId="2796DE7D" w16cid:durableId="2E633507"/>
  <w16cid:commentId w16cid:paraId="3EF38A51" w16cid:durableId="36921DBD"/>
  <w16cid:commentId w16cid:paraId="0F326123" w16cid:durableId="298F372F"/>
  <w16cid:commentId w16cid:paraId="10383E3B" w16cid:durableId="12F279B0"/>
  <w16cid:commentId w16cid:paraId="6673D1D7" w16cid:durableId="0836A3A6"/>
  <w16cid:commentId w16cid:paraId="2CE34A9A" w16cid:durableId="2A5DEB58"/>
  <w16cid:commentId w16cid:paraId="05565FF7" w16cid:durableId="4A5AAA7A"/>
  <w16cid:commentId w16cid:paraId="7A16144F" w16cid:durableId="1A53C5E4"/>
  <w16cid:commentId w16cid:paraId="3DF15A01" w16cid:durableId="3A017E24"/>
  <w16cid:commentId w16cid:paraId="4C140245" w16cid:durableId="656B1312"/>
  <w16cid:commentId w16cid:paraId="36218F11" w16cid:durableId="412C6A4F"/>
  <w16cid:commentId w16cid:paraId="3C87090A" w16cid:durableId="47BACB19"/>
  <w16cid:commentId w16cid:paraId="7F3BF4A3" w16cid:durableId="0770B16B"/>
  <w16cid:commentId w16cid:paraId="12CD0A7F" w16cid:durableId="483799F3"/>
  <w16cid:commentId w16cid:paraId="7DC980D1" w16cid:durableId="4F9DC4BA"/>
  <w16cid:commentId w16cid:paraId="125D8123" w16cid:durableId="2E63330E"/>
  <w16cid:commentId w16cid:paraId="474582BB" w16cid:durableId="56F5D5D0"/>
  <w16cid:commentId w16cid:paraId="34E95DBA" w16cid:durableId="2E63300D"/>
  <w16cid:commentId w16cid:paraId="0964E3A1" w16cid:durableId="6E26F16C"/>
  <w16cid:commentId w16cid:paraId="00EF5FD1" w16cid:durableId="5BE487D8"/>
  <w16cid:commentId w16cid:paraId="778F21E5" w16cid:durableId="7BE97FB9"/>
  <w16cid:commentId w16cid:paraId="4FFE2CDB" w16cid:durableId="210C5DD2"/>
  <w16cid:commentId w16cid:paraId="19AAB169" w16cid:durableId="5F3145C8"/>
  <w16cid:commentId w16cid:paraId="3D3DB1F3" w16cid:durableId="2E63305C"/>
  <w16cid:commentId w16cid:paraId="4B494460" w16cid:durableId="6C2B4C4D"/>
  <w16cid:commentId w16cid:paraId="7D36E01F" w16cid:durableId="2E6330E9"/>
  <w16cid:commentId w16cid:paraId="5058E0CA" w16cid:durableId="2E6330B9"/>
  <w16cid:commentId w16cid:paraId="5E678376" w16cid:durableId="2E63312A"/>
  <w16cid:commentId w16cid:paraId="0A762A1B" w16cid:durableId="518FD314"/>
  <w16cid:commentId w16cid:paraId="47479329" w16cid:durableId="2E633474"/>
  <w16cid:commentId w16cid:paraId="5A1E16C0" w16cid:durableId="66CC4759"/>
  <w16cid:commentId w16cid:paraId="259D03D0" w16cid:durableId="104798C6"/>
  <w16cid:commentId w16cid:paraId="157E5ACB" w16cid:durableId="5406C23B"/>
  <w16cid:commentId w16cid:paraId="2B4DED65" w16cid:durableId="2E633359"/>
  <w16cid:commentId w16cid:paraId="6D05E7AE" w16cid:durableId="0E5898E9"/>
  <w16cid:commentId w16cid:paraId="70FC9131" w16cid:durableId="407C48CA"/>
  <w16cid:commentId w16cid:paraId="5E59ADD8" w16cid:durableId="5C001F2B"/>
  <w16cid:commentId w16cid:paraId="5375462B" w16cid:durableId="1ADEC12D"/>
  <w16cid:commentId w16cid:paraId="250A9E6B" w16cid:durableId="32DCC73D"/>
  <w16cid:commentId w16cid:paraId="50A25C46" w16cid:durableId="027EA314"/>
  <w16cid:commentId w16cid:paraId="389114B2" w16cid:durableId="0D7771F7"/>
  <w16cid:commentId w16cid:paraId="028F9B6C" w16cid:durableId="080C13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1DA78D" w14:textId="77777777" w:rsidR="00D83AE6" w:rsidRDefault="00D83AE6" w:rsidP="00AB618A">
      <w:r>
        <w:separator/>
      </w:r>
    </w:p>
  </w:endnote>
  <w:endnote w:type="continuationSeparator" w:id="0">
    <w:p w14:paraId="3F8A21FE" w14:textId="77777777" w:rsidR="00D83AE6" w:rsidRDefault="00D83AE6" w:rsidP="00AB6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33FF6" w14:textId="77777777" w:rsidR="00771172" w:rsidRDefault="0077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9352458"/>
      <w:docPartObj>
        <w:docPartGallery w:val="Page Numbers (Bottom of Page)"/>
        <w:docPartUnique/>
      </w:docPartObj>
    </w:sdtPr>
    <w:sdtContent>
      <w:sdt>
        <w:sdtPr>
          <w:id w:val="-1710020641"/>
          <w:docPartObj>
            <w:docPartGallery w:val="Page Numbers (Top of Page)"/>
            <w:docPartUnique/>
          </w:docPartObj>
        </w:sdtPr>
        <w:sdtContent>
          <w:p w14:paraId="0F938BE8" w14:textId="62AC179D" w:rsidR="00771172" w:rsidRPr="00AB618A" w:rsidRDefault="00771172">
            <w:pPr>
              <w:pStyle w:val="Footer"/>
              <w:jc w:val="center"/>
            </w:pPr>
            <w:r w:rsidRPr="00AB618A">
              <w:t xml:space="preserve">Page </w:t>
            </w:r>
            <w:r w:rsidRPr="00AB618A">
              <w:rPr>
                <w:b/>
                <w:bCs/>
              </w:rPr>
              <w:fldChar w:fldCharType="begin"/>
            </w:r>
            <w:r w:rsidRPr="00AB618A">
              <w:rPr>
                <w:b/>
                <w:bCs/>
              </w:rPr>
              <w:instrText xml:space="preserve"> PAGE </w:instrText>
            </w:r>
            <w:r w:rsidRPr="00AB618A">
              <w:rPr>
                <w:b/>
                <w:bCs/>
              </w:rPr>
              <w:fldChar w:fldCharType="separate"/>
            </w:r>
            <w:r w:rsidRPr="00AB618A">
              <w:rPr>
                <w:b/>
                <w:bCs/>
                <w:noProof/>
              </w:rPr>
              <w:t>2</w:t>
            </w:r>
            <w:r w:rsidRPr="00AB618A">
              <w:rPr>
                <w:b/>
                <w:bCs/>
              </w:rPr>
              <w:fldChar w:fldCharType="end"/>
            </w:r>
            <w:r w:rsidRPr="00AB618A">
              <w:t xml:space="preserve"> of </w:t>
            </w:r>
            <w:r w:rsidRPr="00AB618A">
              <w:rPr>
                <w:b/>
                <w:bCs/>
              </w:rPr>
              <w:fldChar w:fldCharType="begin"/>
            </w:r>
            <w:r w:rsidRPr="00AB618A">
              <w:rPr>
                <w:b/>
                <w:bCs/>
              </w:rPr>
              <w:instrText xml:space="preserve"> NUMPAGES  </w:instrText>
            </w:r>
            <w:r w:rsidRPr="00AB618A">
              <w:rPr>
                <w:b/>
                <w:bCs/>
              </w:rPr>
              <w:fldChar w:fldCharType="separate"/>
            </w:r>
            <w:r w:rsidRPr="00AB618A">
              <w:rPr>
                <w:b/>
                <w:bCs/>
                <w:noProof/>
              </w:rPr>
              <w:t>2</w:t>
            </w:r>
            <w:r w:rsidRPr="00AB618A">
              <w:rPr>
                <w:b/>
                <w:bCs/>
              </w:rPr>
              <w:fldChar w:fldCharType="end"/>
            </w:r>
          </w:p>
        </w:sdtContent>
      </w:sdt>
    </w:sdtContent>
  </w:sdt>
  <w:p w14:paraId="160C2D2A" w14:textId="77777777" w:rsidR="00771172" w:rsidRDefault="007711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27D4A" w14:textId="77777777" w:rsidR="00771172" w:rsidRDefault="00771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84DE29" w14:textId="77777777" w:rsidR="00D83AE6" w:rsidRDefault="00D83AE6" w:rsidP="00AB618A">
      <w:r>
        <w:separator/>
      </w:r>
    </w:p>
  </w:footnote>
  <w:footnote w:type="continuationSeparator" w:id="0">
    <w:p w14:paraId="021B050A" w14:textId="77777777" w:rsidR="00D83AE6" w:rsidRDefault="00D83AE6" w:rsidP="00AB6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9C457" w14:textId="77777777" w:rsidR="00771172" w:rsidRDefault="00771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18142" w14:textId="77777777" w:rsidR="00771172" w:rsidRDefault="007711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A66517" w14:textId="77777777" w:rsidR="00771172" w:rsidRDefault="00771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7B2C"/>
    <w:multiLevelType w:val="hybridMultilevel"/>
    <w:tmpl w:val="59B4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4152"/>
    <w:multiLevelType w:val="hybridMultilevel"/>
    <w:tmpl w:val="518A6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D19C9"/>
    <w:multiLevelType w:val="hybridMultilevel"/>
    <w:tmpl w:val="7BD2A5D8"/>
    <w:lvl w:ilvl="0" w:tplc="DCD45214">
      <w:start w:val="1"/>
      <w:numFmt w:val="decimal"/>
      <w:lvlText w:val="%1."/>
      <w:lvlJc w:val="left"/>
      <w:pPr>
        <w:ind w:left="630" w:hanging="360"/>
      </w:pPr>
      <w:rPr>
        <w:rFonts w:hint="default"/>
        <w:vertAlign w:val="superscrip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102810BB"/>
    <w:multiLevelType w:val="multilevel"/>
    <w:tmpl w:val="12E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76E5"/>
    <w:multiLevelType w:val="hybridMultilevel"/>
    <w:tmpl w:val="C9708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67D53"/>
    <w:multiLevelType w:val="hybridMultilevel"/>
    <w:tmpl w:val="66B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660C0"/>
    <w:multiLevelType w:val="hybridMultilevel"/>
    <w:tmpl w:val="D118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82D11"/>
    <w:multiLevelType w:val="hybridMultilevel"/>
    <w:tmpl w:val="48B2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918F0"/>
    <w:multiLevelType w:val="hybridMultilevel"/>
    <w:tmpl w:val="3E025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E27BAB"/>
    <w:multiLevelType w:val="hybridMultilevel"/>
    <w:tmpl w:val="2C261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270F5"/>
    <w:multiLevelType w:val="hybridMultilevel"/>
    <w:tmpl w:val="4C688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9402AD"/>
    <w:multiLevelType w:val="hybridMultilevel"/>
    <w:tmpl w:val="86C6B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1F4E0C"/>
    <w:multiLevelType w:val="hybridMultilevel"/>
    <w:tmpl w:val="D3A63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D41B93"/>
    <w:multiLevelType w:val="hybridMultilevel"/>
    <w:tmpl w:val="159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D56BD3"/>
    <w:multiLevelType w:val="hybridMultilevel"/>
    <w:tmpl w:val="3C6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8961C4"/>
    <w:multiLevelType w:val="hybridMultilevel"/>
    <w:tmpl w:val="F4C6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97086E"/>
    <w:multiLevelType w:val="hybridMultilevel"/>
    <w:tmpl w:val="DA8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A77E27"/>
    <w:multiLevelType w:val="hybridMultilevel"/>
    <w:tmpl w:val="D72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BF05AE"/>
    <w:multiLevelType w:val="hybridMultilevel"/>
    <w:tmpl w:val="05BC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A46E79"/>
    <w:multiLevelType w:val="hybridMultilevel"/>
    <w:tmpl w:val="BAF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83F76"/>
    <w:multiLevelType w:val="hybridMultilevel"/>
    <w:tmpl w:val="B22A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9054AD"/>
    <w:multiLevelType w:val="hybridMultilevel"/>
    <w:tmpl w:val="F7DE8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AF4E5A"/>
    <w:multiLevelType w:val="hybridMultilevel"/>
    <w:tmpl w:val="EF6E0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B51334"/>
    <w:multiLevelType w:val="hybridMultilevel"/>
    <w:tmpl w:val="E3D61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7161E3"/>
    <w:multiLevelType w:val="hybridMultilevel"/>
    <w:tmpl w:val="00BA2B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5262DC"/>
    <w:multiLevelType w:val="hybridMultilevel"/>
    <w:tmpl w:val="9E501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F01190"/>
    <w:multiLevelType w:val="hybridMultilevel"/>
    <w:tmpl w:val="DBFCD6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82277C"/>
    <w:multiLevelType w:val="hybridMultilevel"/>
    <w:tmpl w:val="DDE8B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0A5E85"/>
    <w:multiLevelType w:val="hybridMultilevel"/>
    <w:tmpl w:val="C60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93268B"/>
    <w:multiLevelType w:val="hybridMultilevel"/>
    <w:tmpl w:val="7B142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3BF3681"/>
    <w:multiLevelType w:val="hybridMultilevel"/>
    <w:tmpl w:val="03FE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525FEC"/>
    <w:multiLevelType w:val="hybridMultilevel"/>
    <w:tmpl w:val="56D8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3"/>
  </w:num>
  <w:num w:numId="3">
    <w:abstractNumId w:val="0"/>
  </w:num>
  <w:num w:numId="4">
    <w:abstractNumId w:val="5"/>
  </w:num>
  <w:num w:numId="5">
    <w:abstractNumId w:val="14"/>
  </w:num>
  <w:num w:numId="6">
    <w:abstractNumId w:val="28"/>
  </w:num>
  <w:num w:numId="7">
    <w:abstractNumId w:val="16"/>
  </w:num>
  <w:num w:numId="8">
    <w:abstractNumId w:val="13"/>
  </w:num>
  <w:num w:numId="9">
    <w:abstractNumId w:val="10"/>
  </w:num>
  <w:num w:numId="10">
    <w:abstractNumId w:val="25"/>
  </w:num>
  <w:num w:numId="11">
    <w:abstractNumId w:val="4"/>
  </w:num>
  <w:num w:numId="12">
    <w:abstractNumId w:val="31"/>
  </w:num>
  <w:num w:numId="13">
    <w:abstractNumId w:val="30"/>
  </w:num>
  <w:num w:numId="14">
    <w:abstractNumId w:val="7"/>
  </w:num>
  <w:num w:numId="15">
    <w:abstractNumId w:val="6"/>
  </w:num>
  <w:num w:numId="16">
    <w:abstractNumId w:val="19"/>
  </w:num>
  <w:num w:numId="17">
    <w:abstractNumId w:val="20"/>
  </w:num>
  <w:num w:numId="18">
    <w:abstractNumId w:val="17"/>
  </w:num>
  <w:num w:numId="19">
    <w:abstractNumId w:val="18"/>
  </w:num>
  <w:num w:numId="20">
    <w:abstractNumId w:val="21"/>
  </w:num>
  <w:num w:numId="21">
    <w:abstractNumId w:val="9"/>
  </w:num>
  <w:num w:numId="22">
    <w:abstractNumId w:val="22"/>
  </w:num>
  <w:num w:numId="23">
    <w:abstractNumId w:val="15"/>
  </w:num>
  <w:num w:numId="24">
    <w:abstractNumId w:val="8"/>
  </w:num>
  <w:num w:numId="25">
    <w:abstractNumId w:val="24"/>
  </w:num>
  <w:num w:numId="26">
    <w:abstractNumId w:val="26"/>
  </w:num>
  <w:num w:numId="27">
    <w:abstractNumId w:val="11"/>
  </w:num>
  <w:num w:numId="28">
    <w:abstractNumId w:val="29"/>
  </w:num>
  <w:num w:numId="29">
    <w:abstractNumId w:val="27"/>
  </w:num>
  <w:num w:numId="30">
    <w:abstractNumId w:val="3"/>
  </w:num>
  <w:num w:numId="31">
    <w:abstractNumId w:val="12"/>
  </w:num>
  <w:num w:numId="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rdahl, Jim [VPR]">
    <w15:presenceInfo w15:providerId="AD" w15:userId="S::jjordahl@iastate.edu::6bdd7c30-b486-460f-8932-ea9b76771d48"/>
  </w15:person>
  <w15:person w15:author="Schulte Moore, Lisa A [NREM]">
    <w15:presenceInfo w15:providerId="AD" w15:userId="S-1-5-21-1659004503-1450960922-1606980848-114711"/>
  </w15:person>
  <w15:person w15:author="Nelson, Jessica A [AGRON]">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7"/>
    <w:rsid w:val="000000DF"/>
    <w:rsid w:val="0000136D"/>
    <w:rsid w:val="00005FA4"/>
    <w:rsid w:val="000075EC"/>
    <w:rsid w:val="000104C0"/>
    <w:rsid w:val="00011FE3"/>
    <w:rsid w:val="00012949"/>
    <w:rsid w:val="00012C2F"/>
    <w:rsid w:val="00017527"/>
    <w:rsid w:val="00022185"/>
    <w:rsid w:val="00023BF6"/>
    <w:rsid w:val="00025C5D"/>
    <w:rsid w:val="00026796"/>
    <w:rsid w:val="00026D05"/>
    <w:rsid w:val="00030AE5"/>
    <w:rsid w:val="00031C71"/>
    <w:rsid w:val="00032427"/>
    <w:rsid w:val="00033A27"/>
    <w:rsid w:val="000345F0"/>
    <w:rsid w:val="00035AD6"/>
    <w:rsid w:val="00035ED8"/>
    <w:rsid w:val="00037871"/>
    <w:rsid w:val="000411D6"/>
    <w:rsid w:val="00041843"/>
    <w:rsid w:val="000418E8"/>
    <w:rsid w:val="00041953"/>
    <w:rsid w:val="00041BD2"/>
    <w:rsid w:val="000421D0"/>
    <w:rsid w:val="00043663"/>
    <w:rsid w:val="000445C0"/>
    <w:rsid w:val="0004503D"/>
    <w:rsid w:val="00046AAE"/>
    <w:rsid w:val="000470F4"/>
    <w:rsid w:val="00047888"/>
    <w:rsid w:val="00047BF9"/>
    <w:rsid w:val="00050B96"/>
    <w:rsid w:val="00050CFB"/>
    <w:rsid w:val="00051D6E"/>
    <w:rsid w:val="00054826"/>
    <w:rsid w:val="00054981"/>
    <w:rsid w:val="00056A0D"/>
    <w:rsid w:val="00056CC6"/>
    <w:rsid w:val="00057094"/>
    <w:rsid w:val="00057E56"/>
    <w:rsid w:val="0006086E"/>
    <w:rsid w:val="00061A6B"/>
    <w:rsid w:val="00062124"/>
    <w:rsid w:val="00063306"/>
    <w:rsid w:val="000645E5"/>
    <w:rsid w:val="00065546"/>
    <w:rsid w:val="000703CF"/>
    <w:rsid w:val="000714A5"/>
    <w:rsid w:val="00072A8D"/>
    <w:rsid w:val="0007417C"/>
    <w:rsid w:val="00074854"/>
    <w:rsid w:val="00074B6E"/>
    <w:rsid w:val="00076267"/>
    <w:rsid w:val="000812E6"/>
    <w:rsid w:val="000814C6"/>
    <w:rsid w:val="00081DBA"/>
    <w:rsid w:val="00086683"/>
    <w:rsid w:val="00086B0F"/>
    <w:rsid w:val="0009108C"/>
    <w:rsid w:val="00091A3C"/>
    <w:rsid w:val="00095E3D"/>
    <w:rsid w:val="00097834"/>
    <w:rsid w:val="00097E9D"/>
    <w:rsid w:val="000A0651"/>
    <w:rsid w:val="000A1775"/>
    <w:rsid w:val="000A2061"/>
    <w:rsid w:val="000A33E6"/>
    <w:rsid w:val="000A5F0F"/>
    <w:rsid w:val="000A7827"/>
    <w:rsid w:val="000A7847"/>
    <w:rsid w:val="000B0A66"/>
    <w:rsid w:val="000B1F15"/>
    <w:rsid w:val="000B282B"/>
    <w:rsid w:val="000B344B"/>
    <w:rsid w:val="000B42AB"/>
    <w:rsid w:val="000B4896"/>
    <w:rsid w:val="000B4A47"/>
    <w:rsid w:val="000B699C"/>
    <w:rsid w:val="000B7000"/>
    <w:rsid w:val="000B7F38"/>
    <w:rsid w:val="000C142E"/>
    <w:rsid w:val="000C1511"/>
    <w:rsid w:val="000C3627"/>
    <w:rsid w:val="000C6C94"/>
    <w:rsid w:val="000C7691"/>
    <w:rsid w:val="000D1238"/>
    <w:rsid w:val="000D3415"/>
    <w:rsid w:val="000D4AE6"/>
    <w:rsid w:val="000E11EA"/>
    <w:rsid w:val="000E1D3E"/>
    <w:rsid w:val="000E3749"/>
    <w:rsid w:val="000E52A3"/>
    <w:rsid w:val="000E7A8C"/>
    <w:rsid w:val="000E7E91"/>
    <w:rsid w:val="000F0792"/>
    <w:rsid w:val="000F188C"/>
    <w:rsid w:val="000F275A"/>
    <w:rsid w:val="000F4424"/>
    <w:rsid w:val="000F61B0"/>
    <w:rsid w:val="001014DA"/>
    <w:rsid w:val="001020DE"/>
    <w:rsid w:val="00104D38"/>
    <w:rsid w:val="00106C6F"/>
    <w:rsid w:val="00106D72"/>
    <w:rsid w:val="0011102E"/>
    <w:rsid w:val="00111ED5"/>
    <w:rsid w:val="0011460E"/>
    <w:rsid w:val="00114C3C"/>
    <w:rsid w:val="001160EB"/>
    <w:rsid w:val="001166E6"/>
    <w:rsid w:val="00116956"/>
    <w:rsid w:val="00120D05"/>
    <w:rsid w:val="00121BAD"/>
    <w:rsid w:val="00124A0E"/>
    <w:rsid w:val="00125991"/>
    <w:rsid w:val="00126819"/>
    <w:rsid w:val="001269CF"/>
    <w:rsid w:val="00127028"/>
    <w:rsid w:val="001274F5"/>
    <w:rsid w:val="001318F5"/>
    <w:rsid w:val="00131C0B"/>
    <w:rsid w:val="0013283F"/>
    <w:rsid w:val="00132F52"/>
    <w:rsid w:val="00135BC4"/>
    <w:rsid w:val="001419CA"/>
    <w:rsid w:val="001423C1"/>
    <w:rsid w:val="001426A9"/>
    <w:rsid w:val="00143D3F"/>
    <w:rsid w:val="00144BD4"/>
    <w:rsid w:val="00145B19"/>
    <w:rsid w:val="00146160"/>
    <w:rsid w:val="001465E2"/>
    <w:rsid w:val="0014691D"/>
    <w:rsid w:val="0014706A"/>
    <w:rsid w:val="001474DF"/>
    <w:rsid w:val="00150535"/>
    <w:rsid w:val="001514E8"/>
    <w:rsid w:val="00151EB7"/>
    <w:rsid w:val="00152118"/>
    <w:rsid w:val="00153068"/>
    <w:rsid w:val="00153846"/>
    <w:rsid w:val="00154833"/>
    <w:rsid w:val="00154C6F"/>
    <w:rsid w:val="00154CCE"/>
    <w:rsid w:val="00156093"/>
    <w:rsid w:val="0015711E"/>
    <w:rsid w:val="001577D5"/>
    <w:rsid w:val="001627A2"/>
    <w:rsid w:val="00163922"/>
    <w:rsid w:val="00166814"/>
    <w:rsid w:val="00167573"/>
    <w:rsid w:val="00170BFC"/>
    <w:rsid w:val="00172823"/>
    <w:rsid w:val="00174AB1"/>
    <w:rsid w:val="0017502C"/>
    <w:rsid w:val="00176FF3"/>
    <w:rsid w:val="00177656"/>
    <w:rsid w:val="001778CA"/>
    <w:rsid w:val="00180968"/>
    <w:rsid w:val="00183CCD"/>
    <w:rsid w:val="00184CB0"/>
    <w:rsid w:val="00186883"/>
    <w:rsid w:val="001878D0"/>
    <w:rsid w:val="0019471C"/>
    <w:rsid w:val="001A37F1"/>
    <w:rsid w:val="001A5461"/>
    <w:rsid w:val="001A58CA"/>
    <w:rsid w:val="001A7EF6"/>
    <w:rsid w:val="001B0714"/>
    <w:rsid w:val="001B0B41"/>
    <w:rsid w:val="001B119E"/>
    <w:rsid w:val="001B15AD"/>
    <w:rsid w:val="001B1A10"/>
    <w:rsid w:val="001B252F"/>
    <w:rsid w:val="001B2839"/>
    <w:rsid w:val="001B5701"/>
    <w:rsid w:val="001B63B1"/>
    <w:rsid w:val="001B7ACE"/>
    <w:rsid w:val="001C0907"/>
    <w:rsid w:val="001C6284"/>
    <w:rsid w:val="001C6DBD"/>
    <w:rsid w:val="001D0361"/>
    <w:rsid w:val="001D0436"/>
    <w:rsid w:val="001D0B1E"/>
    <w:rsid w:val="001D2F9F"/>
    <w:rsid w:val="001D364B"/>
    <w:rsid w:val="001D45FE"/>
    <w:rsid w:val="001D7A14"/>
    <w:rsid w:val="001E0008"/>
    <w:rsid w:val="001E190A"/>
    <w:rsid w:val="001E211A"/>
    <w:rsid w:val="001E23F3"/>
    <w:rsid w:val="001E288C"/>
    <w:rsid w:val="001E38AF"/>
    <w:rsid w:val="001E4160"/>
    <w:rsid w:val="001E48D1"/>
    <w:rsid w:val="001E559C"/>
    <w:rsid w:val="001E6D72"/>
    <w:rsid w:val="001F0A25"/>
    <w:rsid w:val="001F158C"/>
    <w:rsid w:val="001F272F"/>
    <w:rsid w:val="001F3C5A"/>
    <w:rsid w:val="001F65E3"/>
    <w:rsid w:val="00202A72"/>
    <w:rsid w:val="0020502B"/>
    <w:rsid w:val="00206382"/>
    <w:rsid w:val="00206D68"/>
    <w:rsid w:val="00207C34"/>
    <w:rsid w:val="00210718"/>
    <w:rsid w:val="00210A04"/>
    <w:rsid w:val="00213077"/>
    <w:rsid w:val="0021318E"/>
    <w:rsid w:val="00213D68"/>
    <w:rsid w:val="00215CA6"/>
    <w:rsid w:val="00220585"/>
    <w:rsid w:val="002224E7"/>
    <w:rsid w:val="00225641"/>
    <w:rsid w:val="00225B0F"/>
    <w:rsid w:val="00225CDF"/>
    <w:rsid w:val="00226820"/>
    <w:rsid w:val="00226A4E"/>
    <w:rsid w:val="00226EDA"/>
    <w:rsid w:val="00230F53"/>
    <w:rsid w:val="00233B38"/>
    <w:rsid w:val="002363E9"/>
    <w:rsid w:val="00236623"/>
    <w:rsid w:val="002368A3"/>
    <w:rsid w:val="00240D8C"/>
    <w:rsid w:val="002410D2"/>
    <w:rsid w:val="00243579"/>
    <w:rsid w:val="00244487"/>
    <w:rsid w:val="00244A91"/>
    <w:rsid w:val="002456DE"/>
    <w:rsid w:val="00245B5F"/>
    <w:rsid w:val="00246651"/>
    <w:rsid w:val="0025027D"/>
    <w:rsid w:val="00250CD9"/>
    <w:rsid w:val="00252BBB"/>
    <w:rsid w:val="00252EB7"/>
    <w:rsid w:val="002533D1"/>
    <w:rsid w:val="002546D1"/>
    <w:rsid w:val="002547DD"/>
    <w:rsid w:val="0025490E"/>
    <w:rsid w:val="0025511B"/>
    <w:rsid w:val="00255567"/>
    <w:rsid w:val="00257400"/>
    <w:rsid w:val="0026008D"/>
    <w:rsid w:val="002605FF"/>
    <w:rsid w:val="0026237D"/>
    <w:rsid w:val="002625A1"/>
    <w:rsid w:val="00262AFD"/>
    <w:rsid w:val="00262E51"/>
    <w:rsid w:val="002633DF"/>
    <w:rsid w:val="00263633"/>
    <w:rsid w:val="002640CF"/>
    <w:rsid w:val="00265D18"/>
    <w:rsid w:val="00266E40"/>
    <w:rsid w:val="00267689"/>
    <w:rsid w:val="002705E3"/>
    <w:rsid w:val="002710A6"/>
    <w:rsid w:val="0027110F"/>
    <w:rsid w:val="002713D4"/>
    <w:rsid w:val="00271C95"/>
    <w:rsid w:val="0027289C"/>
    <w:rsid w:val="00274A7F"/>
    <w:rsid w:val="00276DA1"/>
    <w:rsid w:val="00277BFF"/>
    <w:rsid w:val="00277EFB"/>
    <w:rsid w:val="00277F5B"/>
    <w:rsid w:val="00280609"/>
    <w:rsid w:val="00282B19"/>
    <w:rsid w:val="00283E5D"/>
    <w:rsid w:val="0028470A"/>
    <w:rsid w:val="00284B31"/>
    <w:rsid w:val="00286468"/>
    <w:rsid w:val="002876EF"/>
    <w:rsid w:val="00287B3F"/>
    <w:rsid w:val="00290166"/>
    <w:rsid w:val="002906C9"/>
    <w:rsid w:val="00290B36"/>
    <w:rsid w:val="00291060"/>
    <w:rsid w:val="002920BA"/>
    <w:rsid w:val="00292B64"/>
    <w:rsid w:val="0029317B"/>
    <w:rsid w:val="00293655"/>
    <w:rsid w:val="002937CC"/>
    <w:rsid w:val="0029390F"/>
    <w:rsid w:val="00295D54"/>
    <w:rsid w:val="002A04BD"/>
    <w:rsid w:val="002A1A82"/>
    <w:rsid w:val="002A291B"/>
    <w:rsid w:val="002A3028"/>
    <w:rsid w:val="002A33D5"/>
    <w:rsid w:val="002A353C"/>
    <w:rsid w:val="002A3BC1"/>
    <w:rsid w:val="002A6065"/>
    <w:rsid w:val="002A6FF1"/>
    <w:rsid w:val="002A76C5"/>
    <w:rsid w:val="002B11F0"/>
    <w:rsid w:val="002B36D8"/>
    <w:rsid w:val="002B36FE"/>
    <w:rsid w:val="002B7C5C"/>
    <w:rsid w:val="002C2111"/>
    <w:rsid w:val="002C27C5"/>
    <w:rsid w:val="002C2B0F"/>
    <w:rsid w:val="002C2D83"/>
    <w:rsid w:val="002C7070"/>
    <w:rsid w:val="002C7CDE"/>
    <w:rsid w:val="002D1606"/>
    <w:rsid w:val="002D3024"/>
    <w:rsid w:val="002D3E15"/>
    <w:rsid w:val="002D472A"/>
    <w:rsid w:val="002D56EE"/>
    <w:rsid w:val="002D6707"/>
    <w:rsid w:val="002D6D2D"/>
    <w:rsid w:val="002D7092"/>
    <w:rsid w:val="002D748B"/>
    <w:rsid w:val="002D7A24"/>
    <w:rsid w:val="002E1D4D"/>
    <w:rsid w:val="002E28D5"/>
    <w:rsid w:val="002E2A12"/>
    <w:rsid w:val="002E2EC5"/>
    <w:rsid w:val="002E3717"/>
    <w:rsid w:val="002E475B"/>
    <w:rsid w:val="002E6670"/>
    <w:rsid w:val="002E7B92"/>
    <w:rsid w:val="002F0EA8"/>
    <w:rsid w:val="002F4803"/>
    <w:rsid w:val="002F4BA1"/>
    <w:rsid w:val="003005B8"/>
    <w:rsid w:val="00300FFF"/>
    <w:rsid w:val="00301A52"/>
    <w:rsid w:val="00301C76"/>
    <w:rsid w:val="00301EAD"/>
    <w:rsid w:val="00302C68"/>
    <w:rsid w:val="00303459"/>
    <w:rsid w:val="00303781"/>
    <w:rsid w:val="003049EE"/>
    <w:rsid w:val="00306EDA"/>
    <w:rsid w:val="00310650"/>
    <w:rsid w:val="00311158"/>
    <w:rsid w:val="00313D09"/>
    <w:rsid w:val="003147A0"/>
    <w:rsid w:val="003147B8"/>
    <w:rsid w:val="00315BE7"/>
    <w:rsid w:val="00316BBD"/>
    <w:rsid w:val="0032135E"/>
    <w:rsid w:val="00322EB1"/>
    <w:rsid w:val="003234B3"/>
    <w:rsid w:val="0032356E"/>
    <w:rsid w:val="00323C1D"/>
    <w:rsid w:val="00324B3E"/>
    <w:rsid w:val="00325600"/>
    <w:rsid w:val="003257D2"/>
    <w:rsid w:val="00326F10"/>
    <w:rsid w:val="003307C6"/>
    <w:rsid w:val="00330B44"/>
    <w:rsid w:val="00330D81"/>
    <w:rsid w:val="0033270D"/>
    <w:rsid w:val="00332DD2"/>
    <w:rsid w:val="0033397D"/>
    <w:rsid w:val="0033490E"/>
    <w:rsid w:val="00334FCD"/>
    <w:rsid w:val="00335B3F"/>
    <w:rsid w:val="003360CA"/>
    <w:rsid w:val="003373E6"/>
    <w:rsid w:val="00337AF1"/>
    <w:rsid w:val="003402BA"/>
    <w:rsid w:val="00341C55"/>
    <w:rsid w:val="0034235A"/>
    <w:rsid w:val="003457F7"/>
    <w:rsid w:val="00350C54"/>
    <w:rsid w:val="00350FBD"/>
    <w:rsid w:val="00351B9E"/>
    <w:rsid w:val="0035211A"/>
    <w:rsid w:val="00353D54"/>
    <w:rsid w:val="00355540"/>
    <w:rsid w:val="00356642"/>
    <w:rsid w:val="0035698C"/>
    <w:rsid w:val="00360046"/>
    <w:rsid w:val="003618DA"/>
    <w:rsid w:val="00361FDF"/>
    <w:rsid w:val="0036282A"/>
    <w:rsid w:val="00363E16"/>
    <w:rsid w:val="00364106"/>
    <w:rsid w:val="00366B65"/>
    <w:rsid w:val="00367DF5"/>
    <w:rsid w:val="00370E4E"/>
    <w:rsid w:val="00370F51"/>
    <w:rsid w:val="00372628"/>
    <w:rsid w:val="003739C8"/>
    <w:rsid w:val="00373B73"/>
    <w:rsid w:val="00373C09"/>
    <w:rsid w:val="00376A50"/>
    <w:rsid w:val="00376C83"/>
    <w:rsid w:val="00383E85"/>
    <w:rsid w:val="003861A3"/>
    <w:rsid w:val="00386944"/>
    <w:rsid w:val="00386C40"/>
    <w:rsid w:val="00386CD3"/>
    <w:rsid w:val="00393A73"/>
    <w:rsid w:val="003941CC"/>
    <w:rsid w:val="003975B8"/>
    <w:rsid w:val="003A0078"/>
    <w:rsid w:val="003A1974"/>
    <w:rsid w:val="003A2790"/>
    <w:rsid w:val="003A4732"/>
    <w:rsid w:val="003A4B79"/>
    <w:rsid w:val="003A4D1B"/>
    <w:rsid w:val="003A6376"/>
    <w:rsid w:val="003A7F98"/>
    <w:rsid w:val="003B122A"/>
    <w:rsid w:val="003B387E"/>
    <w:rsid w:val="003B5D79"/>
    <w:rsid w:val="003B5DF7"/>
    <w:rsid w:val="003B7ECA"/>
    <w:rsid w:val="003C000D"/>
    <w:rsid w:val="003C22D2"/>
    <w:rsid w:val="003C3CFC"/>
    <w:rsid w:val="003C4FC1"/>
    <w:rsid w:val="003C6508"/>
    <w:rsid w:val="003C6F8C"/>
    <w:rsid w:val="003D0BA1"/>
    <w:rsid w:val="003D1F9F"/>
    <w:rsid w:val="003D2D8A"/>
    <w:rsid w:val="003D5DBB"/>
    <w:rsid w:val="003D78E6"/>
    <w:rsid w:val="003D7F8F"/>
    <w:rsid w:val="003E1A34"/>
    <w:rsid w:val="003E3287"/>
    <w:rsid w:val="003E63DC"/>
    <w:rsid w:val="003E6F76"/>
    <w:rsid w:val="003F067F"/>
    <w:rsid w:val="003F3101"/>
    <w:rsid w:val="003F3EA8"/>
    <w:rsid w:val="003F40FF"/>
    <w:rsid w:val="003F59A0"/>
    <w:rsid w:val="004006BF"/>
    <w:rsid w:val="00401835"/>
    <w:rsid w:val="004034F9"/>
    <w:rsid w:val="00403FFB"/>
    <w:rsid w:val="004042AE"/>
    <w:rsid w:val="00404EA3"/>
    <w:rsid w:val="00405011"/>
    <w:rsid w:val="004107CA"/>
    <w:rsid w:val="00410936"/>
    <w:rsid w:val="00410E5C"/>
    <w:rsid w:val="00413BF9"/>
    <w:rsid w:val="004176EA"/>
    <w:rsid w:val="00421112"/>
    <w:rsid w:val="00430084"/>
    <w:rsid w:val="00430565"/>
    <w:rsid w:val="00431EF7"/>
    <w:rsid w:val="00432EE3"/>
    <w:rsid w:val="00440ADB"/>
    <w:rsid w:val="0044317D"/>
    <w:rsid w:val="0044568A"/>
    <w:rsid w:val="00445AA9"/>
    <w:rsid w:val="004469E6"/>
    <w:rsid w:val="004507BB"/>
    <w:rsid w:val="00451011"/>
    <w:rsid w:val="0045360A"/>
    <w:rsid w:val="00453F82"/>
    <w:rsid w:val="00454055"/>
    <w:rsid w:val="00455112"/>
    <w:rsid w:val="00460718"/>
    <w:rsid w:val="0046132E"/>
    <w:rsid w:val="00462221"/>
    <w:rsid w:val="00462FF6"/>
    <w:rsid w:val="00463492"/>
    <w:rsid w:val="00464544"/>
    <w:rsid w:val="004646C4"/>
    <w:rsid w:val="0046477A"/>
    <w:rsid w:val="004654AB"/>
    <w:rsid w:val="00465A4F"/>
    <w:rsid w:val="00465DF0"/>
    <w:rsid w:val="00466C2D"/>
    <w:rsid w:val="0047432B"/>
    <w:rsid w:val="0047511C"/>
    <w:rsid w:val="004752CE"/>
    <w:rsid w:val="00476715"/>
    <w:rsid w:val="0048016B"/>
    <w:rsid w:val="00480C65"/>
    <w:rsid w:val="0048110C"/>
    <w:rsid w:val="00481261"/>
    <w:rsid w:val="00481308"/>
    <w:rsid w:val="0049135E"/>
    <w:rsid w:val="004927E7"/>
    <w:rsid w:val="00495665"/>
    <w:rsid w:val="0049708A"/>
    <w:rsid w:val="004A17A4"/>
    <w:rsid w:val="004A3A01"/>
    <w:rsid w:val="004A3D06"/>
    <w:rsid w:val="004A5EA2"/>
    <w:rsid w:val="004A71D8"/>
    <w:rsid w:val="004B1819"/>
    <w:rsid w:val="004B3B6A"/>
    <w:rsid w:val="004B7223"/>
    <w:rsid w:val="004C083A"/>
    <w:rsid w:val="004C147E"/>
    <w:rsid w:val="004C21C1"/>
    <w:rsid w:val="004C2D94"/>
    <w:rsid w:val="004C2FF1"/>
    <w:rsid w:val="004C4FEA"/>
    <w:rsid w:val="004C50E0"/>
    <w:rsid w:val="004C5623"/>
    <w:rsid w:val="004C6FC7"/>
    <w:rsid w:val="004C75DD"/>
    <w:rsid w:val="004D0C91"/>
    <w:rsid w:val="004D42C3"/>
    <w:rsid w:val="004D4E56"/>
    <w:rsid w:val="004D624E"/>
    <w:rsid w:val="004D6977"/>
    <w:rsid w:val="004D75C8"/>
    <w:rsid w:val="004E0E70"/>
    <w:rsid w:val="004E3616"/>
    <w:rsid w:val="004E5D40"/>
    <w:rsid w:val="004E6E1E"/>
    <w:rsid w:val="004F1813"/>
    <w:rsid w:val="004F2100"/>
    <w:rsid w:val="004F4011"/>
    <w:rsid w:val="004F4C0F"/>
    <w:rsid w:val="004F4C41"/>
    <w:rsid w:val="004F54F2"/>
    <w:rsid w:val="004F600B"/>
    <w:rsid w:val="004F64D8"/>
    <w:rsid w:val="004F7185"/>
    <w:rsid w:val="00501BC6"/>
    <w:rsid w:val="005020A2"/>
    <w:rsid w:val="00503182"/>
    <w:rsid w:val="005033B7"/>
    <w:rsid w:val="00503C9C"/>
    <w:rsid w:val="00504F15"/>
    <w:rsid w:val="005056AB"/>
    <w:rsid w:val="00507C29"/>
    <w:rsid w:val="005100D6"/>
    <w:rsid w:val="005129B9"/>
    <w:rsid w:val="00512C06"/>
    <w:rsid w:val="00516698"/>
    <w:rsid w:val="005202B0"/>
    <w:rsid w:val="00521010"/>
    <w:rsid w:val="00521AB4"/>
    <w:rsid w:val="00523509"/>
    <w:rsid w:val="005246BA"/>
    <w:rsid w:val="00525CA3"/>
    <w:rsid w:val="00525CF8"/>
    <w:rsid w:val="0052601F"/>
    <w:rsid w:val="00527473"/>
    <w:rsid w:val="0053070D"/>
    <w:rsid w:val="00530A76"/>
    <w:rsid w:val="0053223C"/>
    <w:rsid w:val="00532B78"/>
    <w:rsid w:val="00532E65"/>
    <w:rsid w:val="0053327A"/>
    <w:rsid w:val="005336ED"/>
    <w:rsid w:val="00533E2B"/>
    <w:rsid w:val="00534292"/>
    <w:rsid w:val="00534F7D"/>
    <w:rsid w:val="005378E9"/>
    <w:rsid w:val="0054141A"/>
    <w:rsid w:val="0054146B"/>
    <w:rsid w:val="005425FE"/>
    <w:rsid w:val="005434DB"/>
    <w:rsid w:val="00543E8B"/>
    <w:rsid w:val="005455E9"/>
    <w:rsid w:val="00545625"/>
    <w:rsid w:val="00545AE4"/>
    <w:rsid w:val="00546065"/>
    <w:rsid w:val="005479DF"/>
    <w:rsid w:val="00552B4A"/>
    <w:rsid w:val="0055416C"/>
    <w:rsid w:val="005565F2"/>
    <w:rsid w:val="0055687F"/>
    <w:rsid w:val="00556AC8"/>
    <w:rsid w:val="00557556"/>
    <w:rsid w:val="00557D7B"/>
    <w:rsid w:val="0056102F"/>
    <w:rsid w:val="0056193A"/>
    <w:rsid w:val="005640CA"/>
    <w:rsid w:val="005659BB"/>
    <w:rsid w:val="00565D98"/>
    <w:rsid w:val="00570C4E"/>
    <w:rsid w:val="00572A41"/>
    <w:rsid w:val="00574140"/>
    <w:rsid w:val="0057438D"/>
    <w:rsid w:val="005759BF"/>
    <w:rsid w:val="005772CB"/>
    <w:rsid w:val="00577737"/>
    <w:rsid w:val="00580E7E"/>
    <w:rsid w:val="005811BC"/>
    <w:rsid w:val="00582092"/>
    <w:rsid w:val="00582F20"/>
    <w:rsid w:val="00583300"/>
    <w:rsid w:val="005863C3"/>
    <w:rsid w:val="00587303"/>
    <w:rsid w:val="00591474"/>
    <w:rsid w:val="00592568"/>
    <w:rsid w:val="005933BF"/>
    <w:rsid w:val="00593509"/>
    <w:rsid w:val="0059461E"/>
    <w:rsid w:val="0059670D"/>
    <w:rsid w:val="00596D5D"/>
    <w:rsid w:val="005A130D"/>
    <w:rsid w:val="005A1EEC"/>
    <w:rsid w:val="005A2671"/>
    <w:rsid w:val="005A3423"/>
    <w:rsid w:val="005A34C5"/>
    <w:rsid w:val="005A3E79"/>
    <w:rsid w:val="005A4194"/>
    <w:rsid w:val="005A593D"/>
    <w:rsid w:val="005A641D"/>
    <w:rsid w:val="005A78F1"/>
    <w:rsid w:val="005B176A"/>
    <w:rsid w:val="005B2269"/>
    <w:rsid w:val="005B268F"/>
    <w:rsid w:val="005B29F0"/>
    <w:rsid w:val="005B5D0D"/>
    <w:rsid w:val="005B6FAB"/>
    <w:rsid w:val="005B7088"/>
    <w:rsid w:val="005B7248"/>
    <w:rsid w:val="005B79B7"/>
    <w:rsid w:val="005C202C"/>
    <w:rsid w:val="005C3C86"/>
    <w:rsid w:val="005C413B"/>
    <w:rsid w:val="005C4FA6"/>
    <w:rsid w:val="005C50DA"/>
    <w:rsid w:val="005D0799"/>
    <w:rsid w:val="005D14D1"/>
    <w:rsid w:val="005D291A"/>
    <w:rsid w:val="005D37A8"/>
    <w:rsid w:val="005D3EFF"/>
    <w:rsid w:val="005D4628"/>
    <w:rsid w:val="005D50CD"/>
    <w:rsid w:val="005E1F28"/>
    <w:rsid w:val="005E40B9"/>
    <w:rsid w:val="005E6BD3"/>
    <w:rsid w:val="005E74AB"/>
    <w:rsid w:val="005E77EC"/>
    <w:rsid w:val="005F0F72"/>
    <w:rsid w:val="005F144F"/>
    <w:rsid w:val="005F2846"/>
    <w:rsid w:val="005F36A4"/>
    <w:rsid w:val="005F3995"/>
    <w:rsid w:val="005F471E"/>
    <w:rsid w:val="005F50AC"/>
    <w:rsid w:val="005F512C"/>
    <w:rsid w:val="005F5ED0"/>
    <w:rsid w:val="005F744E"/>
    <w:rsid w:val="00600071"/>
    <w:rsid w:val="0060025A"/>
    <w:rsid w:val="006008FF"/>
    <w:rsid w:val="006011E1"/>
    <w:rsid w:val="006015F9"/>
    <w:rsid w:val="00601BEE"/>
    <w:rsid w:val="00602E0D"/>
    <w:rsid w:val="0060372F"/>
    <w:rsid w:val="00603DF3"/>
    <w:rsid w:val="0060444C"/>
    <w:rsid w:val="00605E80"/>
    <w:rsid w:val="0060784E"/>
    <w:rsid w:val="00610B2C"/>
    <w:rsid w:val="00611418"/>
    <w:rsid w:val="00612296"/>
    <w:rsid w:val="00613C18"/>
    <w:rsid w:val="00613D75"/>
    <w:rsid w:val="00614975"/>
    <w:rsid w:val="0061508B"/>
    <w:rsid w:val="00615641"/>
    <w:rsid w:val="00615BD3"/>
    <w:rsid w:val="0061613C"/>
    <w:rsid w:val="00617B35"/>
    <w:rsid w:val="00620391"/>
    <w:rsid w:val="00625A8E"/>
    <w:rsid w:val="00626E32"/>
    <w:rsid w:val="00627552"/>
    <w:rsid w:val="00627F84"/>
    <w:rsid w:val="00632137"/>
    <w:rsid w:val="00632185"/>
    <w:rsid w:val="006329D2"/>
    <w:rsid w:val="00632AC7"/>
    <w:rsid w:val="006346E6"/>
    <w:rsid w:val="00634D78"/>
    <w:rsid w:val="00637211"/>
    <w:rsid w:val="006400D9"/>
    <w:rsid w:val="00640BEE"/>
    <w:rsid w:val="00641632"/>
    <w:rsid w:val="00642920"/>
    <w:rsid w:val="00645094"/>
    <w:rsid w:val="00645404"/>
    <w:rsid w:val="00645DC0"/>
    <w:rsid w:val="00651097"/>
    <w:rsid w:val="0065149C"/>
    <w:rsid w:val="00653040"/>
    <w:rsid w:val="006541B9"/>
    <w:rsid w:val="00655226"/>
    <w:rsid w:val="00657231"/>
    <w:rsid w:val="006579D2"/>
    <w:rsid w:val="00661617"/>
    <w:rsid w:val="006624E9"/>
    <w:rsid w:val="006626D4"/>
    <w:rsid w:val="00663649"/>
    <w:rsid w:val="0066431F"/>
    <w:rsid w:val="00664BF2"/>
    <w:rsid w:val="00664DA7"/>
    <w:rsid w:val="00666205"/>
    <w:rsid w:val="00666887"/>
    <w:rsid w:val="00666EE4"/>
    <w:rsid w:val="00667211"/>
    <w:rsid w:val="006706CA"/>
    <w:rsid w:val="0067227D"/>
    <w:rsid w:val="00672630"/>
    <w:rsid w:val="00675E68"/>
    <w:rsid w:val="00676305"/>
    <w:rsid w:val="00677EC4"/>
    <w:rsid w:val="00680193"/>
    <w:rsid w:val="00682F03"/>
    <w:rsid w:val="00683D85"/>
    <w:rsid w:val="00684175"/>
    <w:rsid w:val="00684BF0"/>
    <w:rsid w:val="006857BF"/>
    <w:rsid w:val="006866FC"/>
    <w:rsid w:val="00686DC5"/>
    <w:rsid w:val="00687F7A"/>
    <w:rsid w:val="006901E0"/>
    <w:rsid w:val="00690A51"/>
    <w:rsid w:val="00691A98"/>
    <w:rsid w:val="00691D54"/>
    <w:rsid w:val="006924B9"/>
    <w:rsid w:val="006943D4"/>
    <w:rsid w:val="00695645"/>
    <w:rsid w:val="0069720D"/>
    <w:rsid w:val="00697926"/>
    <w:rsid w:val="006A1DBB"/>
    <w:rsid w:val="006A2530"/>
    <w:rsid w:val="006A27C9"/>
    <w:rsid w:val="006A3C24"/>
    <w:rsid w:val="006A3FF4"/>
    <w:rsid w:val="006A435F"/>
    <w:rsid w:val="006A4DD7"/>
    <w:rsid w:val="006A4F22"/>
    <w:rsid w:val="006A5FCD"/>
    <w:rsid w:val="006A7F91"/>
    <w:rsid w:val="006B01ED"/>
    <w:rsid w:val="006B2DC5"/>
    <w:rsid w:val="006B36C2"/>
    <w:rsid w:val="006B4467"/>
    <w:rsid w:val="006B55A8"/>
    <w:rsid w:val="006B6257"/>
    <w:rsid w:val="006B6D0F"/>
    <w:rsid w:val="006B79D2"/>
    <w:rsid w:val="006C108C"/>
    <w:rsid w:val="006C1DAE"/>
    <w:rsid w:val="006C2C35"/>
    <w:rsid w:val="006C3D7C"/>
    <w:rsid w:val="006C4705"/>
    <w:rsid w:val="006C5D6B"/>
    <w:rsid w:val="006C687C"/>
    <w:rsid w:val="006C726B"/>
    <w:rsid w:val="006D2F48"/>
    <w:rsid w:val="006D32DD"/>
    <w:rsid w:val="006D38AB"/>
    <w:rsid w:val="006D3E72"/>
    <w:rsid w:val="006D4EAA"/>
    <w:rsid w:val="006D6374"/>
    <w:rsid w:val="006D7AEF"/>
    <w:rsid w:val="006D7E2E"/>
    <w:rsid w:val="006E06E5"/>
    <w:rsid w:val="006E12F5"/>
    <w:rsid w:val="006E131E"/>
    <w:rsid w:val="006E1A2D"/>
    <w:rsid w:val="006E3753"/>
    <w:rsid w:val="006E4621"/>
    <w:rsid w:val="006E48D3"/>
    <w:rsid w:val="006E4E76"/>
    <w:rsid w:val="006E74AB"/>
    <w:rsid w:val="006E74B3"/>
    <w:rsid w:val="006E7907"/>
    <w:rsid w:val="006F1B32"/>
    <w:rsid w:val="006F2C03"/>
    <w:rsid w:val="006F2F7A"/>
    <w:rsid w:val="006F50C4"/>
    <w:rsid w:val="006F50E9"/>
    <w:rsid w:val="006F55E0"/>
    <w:rsid w:val="006F713B"/>
    <w:rsid w:val="006F7D98"/>
    <w:rsid w:val="00700047"/>
    <w:rsid w:val="00701189"/>
    <w:rsid w:val="00704F1D"/>
    <w:rsid w:val="007056E2"/>
    <w:rsid w:val="00706897"/>
    <w:rsid w:val="007069EA"/>
    <w:rsid w:val="00706DD1"/>
    <w:rsid w:val="00710DA6"/>
    <w:rsid w:val="007118BE"/>
    <w:rsid w:val="00715784"/>
    <w:rsid w:val="00716DDB"/>
    <w:rsid w:val="00717DA8"/>
    <w:rsid w:val="00721483"/>
    <w:rsid w:val="00722631"/>
    <w:rsid w:val="007238BA"/>
    <w:rsid w:val="0072408C"/>
    <w:rsid w:val="00725186"/>
    <w:rsid w:val="00725FE9"/>
    <w:rsid w:val="00726489"/>
    <w:rsid w:val="00731647"/>
    <w:rsid w:val="00734566"/>
    <w:rsid w:val="00735474"/>
    <w:rsid w:val="00742AD0"/>
    <w:rsid w:val="00744637"/>
    <w:rsid w:val="00750571"/>
    <w:rsid w:val="00750F67"/>
    <w:rsid w:val="00752C4F"/>
    <w:rsid w:val="00754F0E"/>
    <w:rsid w:val="00755B12"/>
    <w:rsid w:val="00760301"/>
    <w:rsid w:val="007606CC"/>
    <w:rsid w:val="00761C75"/>
    <w:rsid w:val="00761F2B"/>
    <w:rsid w:val="0076290B"/>
    <w:rsid w:val="007629CA"/>
    <w:rsid w:val="007629DF"/>
    <w:rsid w:val="0076355B"/>
    <w:rsid w:val="00764AF2"/>
    <w:rsid w:val="00765618"/>
    <w:rsid w:val="00765C2D"/>
    <w:rsid w:val="007701EE"/>
    <w:rsid w:val="00771172"/>
    <w:rsid w:val="00772E40"/>
    <w:rsid w:val="00776223"/>
    <w:rsid w:val="007763D3"/>
    <w:rsid w:val="007765FC"/>
    <w:rsid w:val="0077711D"/>
    <w:rsid w:val="00777A5B"/>
    <w:rsid w:val="00781467"/>
    <w:rsid w:val="007822E9"/>
    <w:rsid w:val="00784B11"/>
    <w:rsid w:val="007953F2"/>
    <w:rsid w:val="00796D93"/>
    <w:rsid w:val="007A01F2"/>
    <w:rsid w:val="007A1027"/>
    <w:rsid w:val="007A1D00"/>
    <w:rsid w:val="007A2CEC"/>
    <w:rsid w:val="007A2EFF"/>
    <w:rsid w:val="007A3078"/>
    <w:rsid w:val="007A676A"/>
    <w:rsid w:val="007A6F3E"/>
    <w:rsid w:val="007A738C"/>
    <w:rsid w:val="007B06A0"/>
    <w:rsid w:val="007B2073"/>
    <w:rsid w:val="007B3094"/>
    <w:rsid w:val="007B39A3"/>
    <w:rsid w:val="007B56D4"/>
    <w:rsid w:val="007B5BFE"/>
    <w:rsid w:val="007B5D9D"/>
    <w:rsid w:val="007B66DA"/>
    <w:rsid w:val="007B748D"/>
    <w:rsid w:val="007C140A"/>
    <w:rsid w:val="007C1AAC"/>
    <w:rsid w:val="007C1CBA"/>
    <w:rsid w:val="007C1E17"/>
    <w:rsid w:val="007C49FA"/>
    <w:rsid w:val="007C4C9A"/>
    <w:rsid w:val="007C4E30"/>
    <w:rsid w:val="007D175F"/>
    <w:rsid w:val="007D26EC"/>
    <w:rsid w:val="007D3505"/>
    <w:rsid w:val="007D42C5"/>
    <w:rsid w:val="007D64AF"/>
    <w:rsid w:val="007E0043"/>
    <w:rsid w:val="007E20D0"/>
    <w:rsid w:val="007E290B"/>
    <w:rsid w:val="007E3B9D"/>
    <w:rsid w:val="007E5D06"/>
    <w:rsid w:val="007F166F"/>
    <w:rsid w:val="007F2B07"/>
    <w:rsid w:val="007F2D70"/>
    <w:rsid w:val="007F6FBE"/>
    <w:rsid w:val="008013CC"/>
    <w:rsid w:val="0080355B"/>
    <w:rsid w:val="008036AA"/>
    <w:rsid w:val="00804A93"/>
    <w:rsid w:val="0080577B"/>
    <w:rsid w:val="00811BF8"/>
    <w:rsid w:val="008127CD"/>
    <w:rsid w:val="008130DD"/>
    <w:rsid w:val="00814240"/>
    <w:rsid w:val="00814BBE"/>
    <w:rsid w:val="008163CD"/>
    <w:rsid w:val="008168EB"/>
    <w:rsid w:val="00816C4C"/>
    <w:rsid w:val="00816FC0"/>
    <w:rsid w:val="00817B3A"/>
    <w:rsid w:val="00817C3D"/>
    <w:rsid w:val="0082072B"/>
    <w:rsid w:val="00820FB9"/>
    <w:rsid w:val="008225B1"/>
    <w:rsid w:val="008225E5"/>
    <w:rsid w:val="00823217"/>
    <w:rsid w:val="00824182"/>
    <w:rsid w:val="00827B8E"/>
    <w:rsid w:val="00827CBE"/>
    <w:rsid w:val="008307CD"/>
    <w:rsid w:val="0083091C"/>
    <w:rsid w:val="008318A3"/>
    <w:rsid w:val="00833DC1"/>
    <w:rsid w:val="0083429D"/>
    <w:rsid w:val="0083509C"/>
    <w:rsid w:val="008409A8"/>
    <w:rsid w:val="00840F7B"/>
    <w:rsid w:val="008413CA"/>
    <w:rsid w:val="00841422"/>
    <w:rsid w:val="0084215B"/>
    <w:rsid w:val="00843452"/>
    <w:rsid w:val="008436C6"/>
    <w:rsid w:val="0084372D"/>
    <w:rsid w:val="00843744"/>
    <w:rsid w:val="00843997"/>
    <w:rsid w:val="00844D45"/>
    <w:rsid w:val="008455DE"/>
    <w:rsid w:val="008459D1"/>
    <w:rsid w:val="0084740D"/>
    <w:rsid w:val="00847C08"/>
    <w:rsid w:val="0085004F"/>
    <w:rsid w:val="008502E4"/>
    <w:rsid w:val="008517C3"/>
    <w:rsid w:val="00854EB9"/>
    <w:rsid w:val="00856F35"/>
    <w:rsid w:val="0085773F"/>
    <w:rsid w:val="00860EF8"/>
    <w:rsid w:val="00862E04"/>
    <w:rsid w:val="0086365F"/>
    <w:rsid w:val="0086411C"/>
    <w:rsid w:val="00865CFD"/>
    <w:rsid w:val="00870047"/>
    <w:rsid w:val="008714B0"/>
    <w:rsid w:val="00871C29"/>
    <w:rsid w:val="00871FB8"/>
    <w:rsid w:val="00872052"/>
    <w:rsid w:val="00872100"/>
    <w:rsid w:val="00872CFB"/>
    <w:rsid w:val="008739BB"/>
    <w:rsid w:val="0087529E"/>
    <w:rsid w:val="00876635"/>
    <w:rsid w:val="0088146E"/>
    <w:rsid w:val="008819F7"/>
    <w:rsid w:val="008823A8"/>
    <w:rsid w:val="00883260"/>
    <w:rsid w:val="00883FE3"/>
    <w:rsid w:val="00884C79"/>
    <w:rsid w:val="00890287"/>
    <w:rsid w:val="008926E2"/>
    <w:rsid w:val="00895338"/>
    <w:rsid w:val="00897312"/>
    <w:rsid w:val="008A0D1B"/>
    <w:rsid w:val="008A2AB6"/>
    <w:rsid w:val="008A38EF"/>
    <w:rsid w:val="008A4985"/>
    <w:rsid w:val="008A7E77"/>
    <w:rsid w:val="008B1F37"/>
    <w:rsid w:val="008B2B42"/>
    <w:rsid w:val="008B3FA4"/>
    <w:rsid w:val="008B526A"/>
    <w:rsid w:val="008B6B88"/>
    <w:rsid w:val="008C217F"/>
    <w:rsid w:val="008C2664"/>
    <w:rsid w:val="008C2978"/>
    <w:rsid w:val="008C49BD"/>
    <w:rsid w:val="008C5D33"/>
    <w:rsid w:val="008C5D6B"/>
    <w:rsid w:val="008C5F3F"/>
    <w:rsid w:val="008C6523"/>
    <w:rsid w:val="008C7820"/>
    <w:rsid w:val="008D076C"/>
    <w:rsid w:val="008D45D0"/>
    <w:rsid w:val="008D5873"/>
    <w:rsid w:val="008D5D90"/>
    <w:rsid w:val="008D5D91"/>
    <w:rsid w:val="008D7539"/>
    <w:rsid w:val="008E2B71"/>
    <w:rsid w:val="008E2B76"/>
    <w:rsid w:val="008E403A"/>
    <w:rsid w:val="008E4A1A"/>
    <w:rsid w:val="008E771E"/>
    <w:rsid w:val="008F32B8"/>
    <w:rsid w:val="008F4B90"/>
    <w:rsid w:val="008F5B67"/>
    <w:rsid w:val="008F617D"/>
    <w:rsid w:val="008F689A"/>
    <w:rsid w:val="009015A9"/>
    <w:rsid w:val="009021F2"/>
    <w:rsid w:val="00903228"/>
    <w:rsid w:val="00905385"/>
    <w:rsid w:val="0090665E"/>
    <w:rsid w:val="00911A4F"/>
    <w:rsid w:val="00911C4D"/>
    <w:rsid w:val="00913643"/>
    <w:rsid w:val="00915755"/>
    <w:rsid w:val="00916B01"/>
    <w:rsid w:val="00916D0E"/>
    <w:rsid w:val="00917342"/>
    <w:rsid w:val="00920675"/>
    <w:rsid w:val="00923C2A"/>
    <w:rsid w:val="00924CC7"/>
    <w:rsid w:val="00930AA9"/>
    <w:rsid w:val="00930C49"/>
    <w:rsid w:val="00930CE6"/>
    <w:rsid w:val="00931061"/>
    <w:rsid w:val="009311CC"/>
    <w:rsid w:val="00931567"/>
    <w:rsid w:val="009366C0"/>
    <w:rsid w:val="009366C7"/>
    <w:rsid w:val="00940742"/>
    <w:rsid w:val="00941C15"/>
    <w:rsid w:val="00944A17"/>
    <w:rsid w:val="00945867"/>
    <w:rsid w:val="00947AAD"/>
    <w:rsid w:val="00947DAB"/>
    <w:rsid w:val="0095100D"/>
    <w:rsid w:val="009515E5"/>
    <w:rsid w:val="0095169F"/>
    <w:rsid w:val="0095318D"/>
    <w:rsid w:val="00953502"/>
    <w:rsid w:val="0095372E"/>
    <w:rsid w:val="00953BC6"/>
    <w:rsid w:val="00954169"/>
    <w:rsid w:val="0095455F"/>
    <w:rsid w:val="009559AD"/>
    <w:rsid w:val="00957B79"/>
    <w:rsid w:val="00957C2F"/>
    <w:rsid w:val="009621FC"/>
    <w:rsid w:val="0096272F"/>
    <w:rsid w:val="009631F6"/>
    <w:rsid w:val="00963C8C"/>
    <w:rsid w:val="00970A34"/>
    <w:rsid w:val="00971D66"/>
    <w:rsid w:val="00972F78"/>
    <w:rsid w:val="009737E4"/>
    <w:rsid w:val="00974486"/>
    <w:rsid w:val="009771B3"/>
    <w:rsid w:val="0098004E"/>
    <w:rsid w:val="0098153D"/>
    <w:rsid w:val="009821F5"/>
    <w:rsid w:val="0098272F"/>
    <w:rsid w:val="009829A9"/>
    <w:rsid w:val="00983BCF"/>
    <w:rsid w:val="00986429"/>
    <w:rsid w:val="00986904"/>
    <w:rsid w:val="009871DF"/>
    <w:rsid w:val="00987955"/>
    <w:rsid w:val="00987BD2"/>
    <w:rsid w:val="00990914"/>
    <w:rsid w:val="00992586"/>
    <w:rsid w:val="0099377D"/>
    <w:rsid w:val="00995049"/>
    <w:rsid w:val="00995352"/>
    <w:rsid w:val="00997967"/>
    <w:rsid w:val="009A01C7"/>
    <w:rsid w:val="009A04CD"/>
    <w:rsid w:val="009A2C81"/>
    <w:rsid w:val="009A38F6"/>
    <w:rsid w:val="009A50C8"/>
    <w:rsid w:val="009A6C45"/>
    <w:rsid w:val="009B03BD"/>
    <w:rsid w:val="009B05FE"/>
    <w:rsid w:val="009B2A90"/>
    <w:rsid w:val="009B4318"/>
    <w:rsid w:val="009B43A0"/>
    <w:rsid w:val="009B58D6"/>
    <w:rsid w:val="009B5AD0"/>
    <w:rsid w:val="009C0679"/>
    <w:rsid w:val="009C07D9"/>
    <w:rsid w:val="009C384D"/>
    <w:rsid w:val="009C39B0"/>
    <w:rsid w:val="009C6376"/>
    <w:rsid w:val="009C6491"/>
    <w:rsid w:val="009C73ED"/>
    <w:rsid w:val="009C75E6"/>
    <w:rsid w:val="009D01CE"/>
    <w:rsid w:val="009D02BB"/>
    <w:rsid w:val="009D2941"/>
    <w:rsid w:val="009D2F9B"/>
    <w:rsid w:val="009E6782"/>
    <w:rsid w:val="009E73AE"/>
    <w:rsid w:val="009E7A2F"/>
    <w:rsid w:val="009E7B63"/>
    <w:rsid w:val="009F21E9"/>
    <w:rsid w:val="009F2B13"/>
    <w:rsid w:val="009F42A2"/>
    <w:rsid w:val="009F67A1"/>
    <w:rsid w:val="009F6F34"/>
    <w:rsid w:val="009F7A6F"/>
    <w:rsid w:val="009F7E9B"/>
    <w:rsid w:val="00A027C2"/>
    <w:rsid w:val="00A02CE4"/>
    <w:rsid w:val="00A02D22"/>
    <w:rsid w:val="00A04D67"/>
    <w:rsid w:val="00A04E05"/>
    <w:rsid w:val="00A0608B"/>
    <w:rsid w:val="00A073A9"/>
    <w:rsid w:val="00A07780"/>
    <w:rsid w:val="00A14876"/>
    <w:rsid w:val="00A1674A"/>
    <w:rsid w:val="00A16BD9"/>
    <w:rsid w:val="00A227E9"/>
    <w:rsid w:val="00A22E0B"/>
    <w:rsid w:val="00A244A9"/>
    <w:rsid w:val="00A24AC8"/>
    <w:rsid w:val="00A2544D"/>
    <w:rsid w:val="00A33A3B"/>
    <w:rsid w:val="00A3636B"/>
    <w:rsid w:val="00A41A01"/>
    <w:rsid w:val="00A42F24"/>
    <w:rsid w:val="00A44291"/>
    <w:rsid w:val="00A47ED2"/>
    <w:rsid w:val="00A50740"/>
    <w:rsid w:val="00A50B2C"/>
    <w:rsid w:val="00A520A9"/>
    <w:rsid w:val="00A52CA2"/>
    <w:rsid w:val="00A52D51"/>
    <w:rsid w:val="00A53B1E"/>
    <w:rsid w:val="00A5433F"/>
    <w:rsid w:val="00A54347"/>
    <w:rsid w:val="00A6092F"/>
    <w:rsid w:val="00A60B53"/>
    <w:rsid w:val="00A60BA4"/>
    <w:rsid w:val="00A6340F"/>
    <w:rsid w:val="00A63722"/>
    <w:rsid w:val="00A66ED0"/>
    <w:rsid w:val="00A72BDA"/>
    <w:rsid w:val="00A7465E"/>
    <w:rsid w:val="00A755FF"/>
    <w:rsid w:val="00A75880"/>
    <w:rsid w:val="00A76EFD"/>
    <w:rsid w:val="00A771C8"/>
    <w:rsid w:val="00A77576"/>
    <w:rsid w:val="00A812C4"/>
    <w:rsid w:val="00A81F13"/>
    <w:rsid w:val="00A8303C"/>
    <w:rsid w:val="00A8305F"/>
    <w:rsid w:val="00A84598"/>
    <w:rsid w:val="00A84788"/>
    <w:rsid w:val="00A85001"/>
    <w:rsid w:val="00A85CC9"/>
    <w:rsid w:val="00A8736F"/>
    <w:rsid w:val="00A87CEB"/>
    <w:rsid w:val="00A90455"/>
    <w:rsid w:val="00A9170C"/>
    <w:rsid w:val="00A92DEC"/>
    <w:rsid w:val="00A93511"/>
    <w:rsid w:val="00A936E4"/>
    <w:rsid w:val="00A93A56"/>
    <w:rsid w:val="00A94414"/>
    <w:rsid w:val="00A9631B"/>
    <w:rsid w:val="00A96C52"/>
    <w:rsid w:val="00A97799"/>
    <w:rsid w:val="00AA159B"/>
    <w:rsid w:val="00AA43FA"/>
    <w:rsid w:val="00AA4A9B"/>
    <w:rsid w:val="00AA63E6"/>
    <w:rsid w:val="00AB07B0"/>
    <w:rsid w:val="00AB0D79"/>
    <w:rsid w:val="00AB1024"/>
    <w:rsid w:val="00AB5247"/>
    <w:rsid w:val="00AB5A2D"/>
    <w:rsid w:val="00AB5AB1"/>
    <w:rsid w:val="00AB618A"/>
    <w:rsid w:val="00AC3D5E"/>
    <w:rsid w:val="00AC57FA"/>
    <w:rsid w:val="00AC5945"/>
    <w:rsid w:val="00AD0B59"/>
    <w:rsid w:val="00AD30A7"/>
    <w:rsid w:val="00AD32DE"/>
    <w:rsid w:val="00AD4989"/>
    <w:rsid w:val="00AD632A"/>
    <w:rsid w:val="00AD777C"/>
    <w:rsid w:val="00AE21D6"/>
    <w:rsid w:val="00AE269C"/>
    <w:rsid w:val="00AE4ADD"/>
    <w:rsid w:val="00AE544C"/>
    <w:rsid w:val="00AF26D5"/>
    <w:rsid w:val="00AF3C1B"/>
    <w:rsid w:val="00AF5AEF"/>
    <w:rsid w:val="00AF5E84"/>
    <w:rsid w:val="00B01D15"/>
    <w:rsid w:val="00B02722"/>
    <w:rsid w:val="00B03545"/>
    <w:rsid w:val="00B03779"/>
    <w:rsid w:val="00B03814"/>
    <w:rsid w:val="00B03895"/>
    <w:rsid w:val="00B0504E"/>
    <w:rsid w:val="00B05287"/>
    <w:rsid w:val="00B065B0"/>
    <w:rsid w:val="00B06AD1"/>
    <w:rsid w:val="00B071C5"/>
    <w:rsid w:val="00B073C6"/>
    <w:rsid w:val="00B1011B"/>
    <w:rsid w:val="00B108C4"/>
    <w:rsid w:val="00B11451"/>
    <w:rsid w:val="00B1254D"/>
    <w:rsid w:val="00B135AA"/>
    <w:rsid w:val="00B1394C"/>
    <w:rsid w:val="00B17C75"/>
    <w:rsid w:val="00B319D7"/>
    <w:rsid w:val="00B32AD9"/>
    <w:rsid w:val="00B33365"/>
    <w:rsid w:val="00B35322"/>
    <w:rsid w:val="00B3561B"/>
    <w:rsid w:val="00B36614"/>
    <w:rsid w:val="00B36E1E"/>
    <w:rsid w:val="00B36ED9"/>
    <w:rsid w:val="00B40187"/>
    <w:rsid w:val="00B43700"/>
    <w:rsid w:val="00B44172"/>
    <w:rsid w:val="00B44A13"/>
    <w:rsid w:val="00B46327"/>
    <w:rsid w:val="00B50235"/>
    <w:rsid w:val="00B50ACE"/>
    <w:rsid w:val="00B51151"/>
    <w:rsid w:val="00B519B1"/>
    <w:rsid w:val="00B52646"/>
    <w:rsid w:val="00B56409"/>
    <w:rsid w:val="00B56F19"/>
    <w:rsid w:val="00B6184E"/>
    <w:rsid w:val="00B61D97"/>
    <w:rsid w:val="00B65A56"/>
    <w:rsid w:val="00B65ABF"/>
    <w:rsid w:val="00B7283A"/>
    <w:rsid w:val="00B741C1"/>
    <w:rsid w:val="00B74DB3"/>
    <w:rsid w:val="00B7721A"/>
    <w:rsid w:val="00B77666"/>
    <w:rsid w:val="00B77E84"/>
    <w:rsid w:val="00B8006C"/>
    <w:rsid w:val="00B83342"/>
    <w:rsid w:val="00B838A1"/>
    <w:rsid w:val="00B83D48"/>
    <w:rsid w:val="00B855A2"/>
    <w:rsid w:val="00B866FB"/>
    <w:rsid w:val="00B86F53"/>
    <w:rsid w:val="00B87B2D"/>
    <w:rsid w:val="00B907D8"/>
    <w:rsid w:val="00B925CB"/>
    <w:rsid w:val="00B93078"/>
    <w:rsid w:val="00B93379"/>
    <w:rsid w:val="00B934EA"/>
    <w:rsid w:val="00B936BE"/>
    <w:rsid w:val="00B95B6E"/>
    <w:rsid w:val="00B96407"/>
    <w:rsid w:val="00B96761"/>
    <w:rsid w:val="00B96BE8"/>
    <w:rsid w:val="00B97042"/>
    <w:rsid w:val="00B97C5C"/>
    <w:rsid w:val="00BA0A93"/>
    <w:rsid w:val="00BA14A8"/>
    <w:rsid w:val="00BA1C15"/>
    <w:rsid w:val="00BA2095"/>
    <w:rsid w:val="00BA31A3"/>
    <w:rsid w:val="00BA377C"/>
    <w:rsid w:val="00BB0A09"/>
    <w:rsid w:val="00BB2155"/>
    <w:rsid w:val="00BB2558"/>
    <w:rsid w:val="00BB5CA3"/>
    <w:rsid w:val="00BB5EB7"/>
    <w:rsid w:val="00BB6286"/>
    <w:rsid w:val="00BB6531"/>
    <w:rsid w:val="00BB704F"/>
    <w:rsid w:val="00BC0166"/>
    <w:rsid w:val="00BC60CE"/>
    <w:rsid w:val="00BC6B8A"/>
    <w:rsid w:val="00BD1DE2"/>
    <w:rsid w:val="00BD385A"/>
    <w:rsid w:val="00BD3D00"/>
    <w:rsid w:val="00BD4445"/>
    <w:rsid w:val="00BD716B"/>
    <w:rsid w:val="00BE01C6"/>
    <w:rsid w:val="00BE3ECA"/>
    <w:rsid w:val="00BF12E3"/>
    <w:rsid w:val="00BF1694"/>
    <w:rsid w:val="00BF2BDE"/>
    <w:rsid w:val="00BF33FD"/>
    <w:rsid w:val="00BF3889"/>
    <w:rsid w:val="00BF4D3E"/>
    <w:rsid w:val="00BF565F"/>
    <w:rsid w:val="00BF6BA2"/>
    <w:rsid w:val="00BF7A41"/>
    <w:rsid w:val="00C0017B"/>
    <w:rsid w:val="00C013C0"/>
    <w:rsid w:val="00C0181D"/>
    <w:rsid w:val="00C02190"/>
    <w:rsid w:val="00C03910"/>
    <w:rsid w:val="00C05233"/>
    <w:rsid w:val="00C05401"/>
    <w:rsid w:val="00C07CFC"/>
    <w:rsid w:val="00C1063B"/>
    <w:rsid w:val="00C1152F"/>
    <w:rsid w:val="00C16CB9"/>
    <w:rsid w:val="00C20756"/>
    <w:rsid w:val="00C2101D"/>
    <w:rsid w:val="00C212F5"/>
    <w:rsid w:val="00C2146E"/>
    <w:rsid w:val="00C23B1B"/>
    <w:rsid w:val="00C27CDD"/>
    <w:rsid w:val="00C31562"/>
    <w:rsid w:val="00C31A53"/>
    <w:rsid w:val="00C34C07"/>
    <w:rsid w:val="00C3705B"/>
    <w:rsid w:val="00C40E42"/>
    <w:rsid w:val="00C41138"/>
    <w:rsid w:val="00C4232C"/>
    <w:rsid w:val="00C4455B"/>
    <w:rsid w:val="00C45677"/>
    <w:rsid w:val="00C47122"/>
    <w:rsid w:val="00C50052"/>
    <w:rsid w:val="00C516F1"/>
    <w:rsid w:val="00C5542F"/>
    <w:rsid w:val="00C559A0"/>
    <w:rsid w:val="00C56397"/>
    <w:rsid w:val="00C57966"/>
    <w:rsid w:val="00C603C6"/>
    <w:rsid w:val="00C647D1"/>
    <w:rsid w:val="00C6598E"/>
    <w:rsid w:val="00C67F4C"/>
    <w:rsid w:val="00C67F97"/>
    <w:rsid w:val="00C708CB"/>
    <w:rsid w:val="00C71427"/>
    <w:rsid w:val="00C72C8B"/>
    <w:rsid w:val="00C731FE"/>
    <w:rsid w:val="00C733C8"/>
    <w:rsid w:val="00C73890"/>
    <w:rsid w:val="00C7395E"/>
    <w:rsid w:val="00C74276"/>
    <w:rsid w:val="00C758A0"/>
    <w:rsid w:val="00C81E15"/>
    <w:rsid w:val="00C82ACB"/>
    <w:rsid w:val="00C82CF5"/>
    <w:rsid w:val="00C834D2"/>
    <w:rsid w:val="00C84D1F"/>
    <w:rsid w:val="00C855F9"/>
    <w:rsid w:val="00C8703D"/>
    <w:rsid w:val="00C8779F"/>
    <w:rsid w:val="00C87B3C"/>
    <w:rsid w:val="00C90A69"/>
    <w:rsid w:val="00C914ED"/>
    <w:rsid w:val="00C918AA"/>
    <w:rsid w:val="00C926F2"/>
    <w:rsid w:val="00C929F3"/>
    <w:rsid w:val="00C95D98"/>
    <w:rsid w:val="00C95E3F"/>
    <w:rsid w:val="00C95F7C"/>
    <w:rsid w:val="00C961C6"/>
    <w:rsid w:val="00C96A9D"/>
    <w:rsid w:val="00CA078E"/>
    <w:rsid w:val="00CA1B06"/>
    <w:rsid w:val="00CA2A37"/>
    <w:rsid w:val="00CA4BD5"/>
    <w:rsid w:val="00CA4F22"/>
    <w:rsid w:val="00CA58DD"/>
    <w:rsid w:val="00CB0B9C"/>
    <w:rsid w:val="00CB234F"/>
    <w:rsid w:val="00CB33B2"/>
    <w:rsid w:val="00CB4F5B"/>
    <w:rsid w:val="00CB68F1"/>
    <w:rsid w:val="00CB71A4"/>
    <w:rsid w:val="00CB749C"/>
    <w:rsid w:val="00CC0619"/>
    <w:rsid w:val="00CC090B"/>
    <w:rsid w:val="00CC18C2"/>
    <w:rsid w:val="00CC2978"/>
    <w:rsid w:val="00CC2A0F"/>
    <w:rsid w:val="00CC2B5A"/>
    <w:rsid w:val="00CC601C"/>
    <w:rsid w:val="00CC6D96"/>
    <w:rsid w:val="00CC732B"/>
    <w:rsid w:val="00CC786E"/>
    <w:rsid w:val="00CD2EF1"/>
    <w:rsid w:val="00CD5012"/>
    <w:rsid w:val="00CD5BF3"/>
    <w:rsid w:val="00CD6F4C"/>
    <w:rsid w:val="00CD7F60"/>
    <w:rsid w:val="00CE09A7"/>
    <w:rsid w:val="00CE21C0"/>
    <w:rsid w:val="00CE337D"/>
    <w:rsid w:val="00CE4446"/>
    <w:rsid w:val="00CE4DFA"/>
    <w:rsid w:val="00CE4F0B"/>
    <w:rsid w:val="00CE5EDB"/>
    <w:rsid w:val="00CE6255"/>
    <w:rsid w:val="00CE7ED3"/>
    <w:rsid w:val="00CF0EC3"/>
    <w:rsid w:val="00CF1421"/>
    <w:rsid w:val="00CF15EB"/>
    <w:rsid w:val="00CF4060"/>
    <w:rsid w:val="00CF50BE"/>
    <w:rsid w:val="00CF7248"/>
    <w:rsid w:val="00D01DA9"/>
    <w:rsid w:val="00D02A41"/>
    <w:rsid w:val="00D02E66"/>
    <w:rsid w:val="00D03C67"/>
    <w:rsid w:val="00D062CE"/>
    <w:rsid w:val="00D06891"/>
    <w:rsid w:val="00D07A50"/>
    <w:rsid w:val="00D10E1A"/>
    <w:rsid w:val="00D11E86"/>
    <w:rsid w:val="00D12CF9"/>
    <w:rsid w:val="00D14EE8"/>
    <w:rsid w:val="00D1516F"/>
    <w:rsid w:val="00D15EBE"/>
    <w:rsid w:val="00D16099"/>
    <w:rsid w:val="00D1650A"/>
    <w:rsid w:val="00D17F7E"/>
    <w:rsid w:val="00D214E8"/>
    <w:rsid w:val="00D22FDA"/>
    <w:rsid w:val="00D23B2B"/>
    <w:rsid w:val="00D250C0"/>
    <w:rsid w:val="00D2587C"/>
    <w:rsid w:val="00D25FDD"/>
    <w:rsid w:val="00D26409"/>
    <w:rsid w:val="00D26542"/>
    <w:rsid w:val="00D267F9"/>
    <w:rsid w:val="00D272D4"/>
    <w:rsid w:val="00D27A9C"/>
    <w:rsid w:val="00D3018D"/>
    <w:rsid w:val="00D3049B"/>
    <w:rsid w:val="00D327FF"/>
    <w:rsid w:val="00D32C58"/>
    <w:rsid w:val="00D330E3"/>
    <w:rsid w:val="00D33BFC"/>
    <w:rsid w:val="00D35474"/>
    <w:rsid w:val="00D36E1D"/>
    <w:rsid w:val="00D4169B"/>
    <w:rsid w:val="00D41D2E"/>
    <w:rsid w:val="00D4394B"/>
    <w:rsid w:val="00D44A1C"/>
    <w:rsid w:val="00D44AB2"/>
    <w:rsid w:val="00D44E90"/>
    <w:rsid w:val="00D5012D"/>
    <w:rsid w:val="00D51459"/>
    <w:rsid w:val="00D519F3"/>
    <w:rsid w:val="00D53023"/>
    <w:rsid w:val="00D54676"/>
    <w:rsid w:val="00D54FEB"/>
    <w:rsid w:val="00D56515"/>
    <w:rsid w:val="00D5691C"/>
    <w:rsid w:val="00D579CE"/>
    <w:rsid w:val="00D61243"/>
    <w:rsid w:val="00D61CD6"/>
    <w:rsid w:val="00D628F8"/>
    <w:rsid w:val="00D641A1"/>
    <w:rsid w:val="00D65625"/>
    <w:rsid w:val="00D65AD6"/>
    <w:rsid w:val="00D660BC"/>
    <w:rsid w:val="00D660DB"/>
    <w:rsid w:val="00D6647F"/>
    <w:rsid w:val="00D665C1"/>
    <w:rsid w:val="00D669C8"/>
    <w:rsid w:val="00D67584"/>
    <w:rsid w:val="00D67A17"/>
    <w:rsid w:val="00D71549"/>
    <w:rsid w:val="00D7165B"/>
    <w:rsid w:val="00D71D25"/>
    <w:rsid w:val="00D7478D"/>
    <w:rsid w:val="00D75650"/>
    <w:rsid w:val="00D76671"/>
    <w:rsid w:val="00D770AC"/>
    <w:rsid w:val="00D80196"/>
    <w:rsid w:val="00D83526"/>
    <w:rsid w:val="00D83AE6"/>
    <w:rsid w:val="00D842B7"/>
    <w:rsid w:val="00D859FD"/>
    <w:rsid w:val="00D85CE7"/>
    <w:rsid w:val="00D87217"/>
    <w:rsid w:val="00D875AA"/>
    <w:rsid w:val="00D90A51"/>
    <w:rsid w:val="00D90E3A"/>
    <w:rsid w:val="00D91D37"/>
    <w:rsid w:val="00D926D0"/>
    <w:rsid w:val="00D9290B"/>
    <w:rsid w:val="00D93148"/>
    <w:rsid w:val="00D94EB2"/>
    <w:rsid w:val="00D95660"/>
    <w:rsid w:val="00D95D5E"/>
    <w:rsid w:val="00D9775D"/>
    <w:rsid w:val="00DA0026"/>
    <w:rsid w:val="00DA0745"/>
    <w:rsid w:val="00DA080A"/>
    <w:rsid w:val="00DA14AF"/>
    <w:rsid w:val="00DA2667"/>
    <w:rsid w:val="00DA5F23"/>
    <w:rsid w:val="00DA7340"/>
    <w:rsid w:val="00DB17F4"/>
    <w:rsid w:val="00DB1F4D"/>
    <w:rsid w:val="00DB26C4"/>
    <w:rsid w:val="00DB39C6"/>
    <w:rsid w:val="00DB58CD"/>
    <w:rsid w:val="00DB7B92"/>
    <w:rsid w:val="00DC0733"/>
    <w:rsid w:val="00DC07E1"/>
    <w:rsid w:val="00DC3D96"/>
    <w:rsid w:val="00DC63CC"/>
    <w:rsid w:val="00DC6908"/>
    <w:rsid w:val="00DC6D59"/>
    <w:rsid w:val="00DC7EEF"/>
    <w:rsid w:val="00DD0F61"/>
    <w:rsid w:val="00DD14B8"/>
    <w:rsid w:val="00DD1AC8"/>
    <w:rsid w:val="00DD1B38"/>
    <w:rsid w:val="00DD293F"/>
    <w:rsid w:val="00DD2EAC"/>
    <w:rsid w:val="00DD57BA"/>
    <w:rsid w:val="00DD6130"/>
    <w:rsid w:val="00DD6335"/>
    <w:rsid w:val="00DD761C"/>
    <w:rsid w:val="00DE0492"/>
    <w:rsid w:val="00DE1CD2"/>
    <w:rsid w:val="00DE255A"/>
    <w:rsid w:val="00DE2596"/>
    <w:rsid w:val="00DE40B3"/>
    <w:rsid w:val="00DE70E8"/>
    <w:rsid w:val="00DE74DC"/>
    <w:rsid w:val="00DE759A"/>
    <w:rsid w:val="00DE7871"/>
    <w:rsid w:val="00DF167E"/>
    <w:rsid w:val="00DF1B60"/>
    <w:rsid w:val="00DF1BD3"/>
    <w:rsid w:val="00DF21FC"/>
    <w:rsid w:val="00DF2475"/>
    <w:rsid w:val="00DF2CBC"/>
    <w:rsid w:val="00DF3DEC"/>
    <w:rsid w:val="00DF47D3"/>
    <w:rsid w:val="00DF4892"/>
    <w:rsid w:val="00DF4A3A"/>
    <w:rsid w:val="00DF51C9"/>
    <w:rsid w:val="00DF716A"/>
    <w:rsid w:val="00E014D3"/>
    <w:rsid w:val="00E02193"/>
    <w:rsid w:val="00E0401D"/>
    <w:rsid w:val="00E05DE6"/>
    <w:rsid w:val="00E0745C"/>
    <w:rsid w:val="00E1063E"/>
    <w:rsid w:val="00E13079"/>
    <w:rsid w:val="00E146D1"/>
    <w:rsid w:val="00E20702"/>
    <w:rsid w:val="00E20968"/>
    <w:rsid w:val="00E2096D"/>
    <w:rsid w:val="00E2136D"/>
    <w:rsid w:val="00E21F64"/>
    <w:rsid w:val="00E2290D"/>
    <w:rsid w:val="00E22EA9"/>
    <w:rsid w:val="00E22F1E"/>
    <w:rsid w:val="00E23912"/>
    <w:rsid w:val="00E30B42"/>
    <w:rsid w:val="00E32ACA"/>
    <w:rsid w:val="00E32ACF"/>
    <w:rsid w:val="00E344AD"/>
    <w:rsid w:val="00E34624"/>
    <w:rsid w:val="00E346F7"/>
    <w:rsid w:val="00E347BF"/>
    <w:rsid w:val="00E34D38"/>
    <w:rsid w:val="00E4021E"/>
    <w:rsid w:val="00E40C77"/>
    <w:rsid w:val="00E41058"/>
    <w:rsid w:val="00E4168B"/>
    <w:rsid w:val="00E436C1"/>
    <w:rsid w:val="00E43919"/>
    <w:rsid w:val="00E43D87"/>
    <w:rsid w:val="00E44E3F"/>
    <w:rsid w:val="00E45582"/>
    <w:rsid w:val="00E516D8"/>
    <w:rsid w:val="00E52A71"/>
    <w:rsid w:val="00E53D80"/>
    <w:rsid w:val="00E542E4"/>
    <w:rsid w:val="00E55207"/>
    <w:rsid w:val="00E562F9"/>
    <w:rsid w:val="00E6071F"/>
    <w:rsid w:val="00E60A34"/>
    <w:rsid w:val="00E61C97"/>
    <w:rsid w:val="00E628DD"/>
    <w:rsid w:val="00E6592B"/>
    <w:rsid w:val="00E707EE"/>
    <w:rsid w:val="00E72529"/>
    <w:rsid w:val="00E73396"/>
    <w:rsid w:val="00E741B7"/>
    <w:rsid w:val="00E74420"/>
    <w:rsid w:val="00E74BDB"/>
    <w:rsid w:val="00E7580B"/>
    <w:rsid w:val="00E8054F"/>
    <w:rsid w:val="00E80880"/>
    <w:rsid w:val="00E85B2F"/>
    <w:rsid w:val="00E86405"/>
    <w:rsid w:val="00E87DE0"/>
    <w:rsid w:val="00E907CB"/>
    <w:rsid w:val="00E909CB"/>
    <w:rsid w:val="00E910E0"/>
    <w:rsid w:val="00E9347F"/>
    <w:rsid w:val="00E957E5"/>
    <w:rsid w:val="00E9585B"/>
    <w:rsid w:val="00E966B8"/>
    <w:rsid w:val="00EA0768"/>
    <w:rsid w:val="00EA261E"/>
    <w:rsid w:val="00EA2C87"/>
    <w:rsid w:val="00EA2F8D"/>
    <w:rsid w:val="00EA6397"/>
    <w:rsid w:val="00EB0215"/>
    <w:rsid w:val="00EB0CC1"/>
    <w:rsid w:val="00EB212E"/>
    <w:rsid w:val="00EB237D"/>
    <w:rsid w:val="00EB2EF9"/>
    <w:rsid w:val="00EB4F2D"/>
    <w:rsid w:val="00EB5FCC"/>
    <w:rsid w:val="00EB66DF"/>
    <w:rsid w:val="00EB67E7"/>
    <w:rsid w:val="00EB74F7"/>
    <w:rsid w:val="00EC2025"/>
    <w:rsid w:val="00EC4888"/>
    <w:rsid w:val="00EC68A9"/>
    <w:rsid w:val="00ED02B5"/>
    <w:rsid w:val="00ED0A16"/>
    <w:rsid w:val="00ED2CEA"/>
    <w:rsid w:val="00ED40EF"/>
    <w:rsid w:val="00ED50F7"/>
    <w:rsid w:val="00ED55A5"/>
    <w:rsid w:val="00ED699A"/>
    <w:rsid w:val="00ED7F0D"/>
    <w:rsid w:val="00EE1C39"/>
    <w:rsid w:val="00EE2286"/>
    <w:rsid w:val="00EE2516"/>
    <w:rsid w:val="00EE284F"/>
    <w:rsid w:val="00EE3CB5"/>
    <w:rsid w:val="00EE434A"/>
    <w:rsid w:val="00EE4609"/>
    <w:rsid w:val="00EE48B6"/>
    <w:rsid w:val="00EE4E1B"/>
    <w:rsid w:val="00EE5C3D"/>
    <w:rsid w:val="00EE5E7A"/>
    <w:rsid w:val="00EF076E"/>
    <w:rsid w:val="00EF2213"/>
    <w:rsid w:val="00EF3202"/>
    <w:rsid w:val="00EF389F"/>
    <w:rsid w:val="00EF4C76"/>
    <w:rsid w:val="00EF5007"/>
    <w:rsid w:val="00EF55CB"/>
    <w:rsid w:val="00EF567B"/>
    <w:rsid w:val="00EF5708"/>
    <w:rsid w:val="00EF58EC"/>
    <w:rsid w:val="00EF717E"/>
    <w:rsid w:val="00EF79BC"/>
    <w:rsid w:val="00F00B5E"/>
    <w:rsid w:val="00F010C7"/>
    <w:rsid w:val="00F04D17"/>
    <w:rsid w:val="00F04E3F"/>
    <w:rsid w:val="00F07127"/>
    <w:rsid w:val="00F0776A"/>
    <w:rsid w:val="00F109E9"/>
    <w:rsid w:val="00F1162B"/>
    <w:rsid w:val="00F11C7E"/>
    <w:rsid w:val="00F11F1C"/>
    <w:rsid w:val="00F11FF0"/>
    <w:rsid w:val="00F17E6D"/>
    <w:rsid w:val="00F22004"/>
    <w:rsid w:val="00F23C77"/>
    <w:rsid w:val="00F24B61"/>
    <w:rsid w:val="00F2647B"/>
    <w:rsid w:val="00F275B3"/>
    <w:rsid w:val="00F27C1D"/>
    <w:rsid w:val="00F31108"/>
    <w:rsid w:val="00F3147A"/>
    <w:rsid w:val="00F31DDA"/>
    <w:rsid w:val="00F35412"/>
    <w:rsid w:val="00F36320"/>
    <w:rsid w:val="00F37480"/>
    <w:rsid w:val="00F4048B"/>
    <w:rsid w:val="00F41B1E"/>
    <w:rsid w:val="00F44876"/>
    <w:rsid w:val="00F44CB1"/>
    <w:rsid w:val="00F45CDC"/>
    <w:rsid w:val="00F47E17"/>
    <w:rsid w:val="00F52501"/>
    <w:rsid w:val="00F52A4D"/>
    <w:rsid w:val="00F55A71"/>
    <w:rsid w:val="00F55BC1"/>
    <w:rsid w:val="00F60396"/>
    <w:rsid w:val="00F603DD"/>
    <w:rsid w:val="00F60915"/>
    <w:rsid w:val="00F60AB3"/>
    <w:rsid w:val="00F61D62"/>
    <w:rsid w:val="00F6224A"/>
    <w:rsid w:val="00F653E9"/>
    <w:rsid w:val="00F66403"/>
    <w:rsid w:val="00F664FE"/>
    <w:rsid w:val="00F66DDE"/>
    <w:rsid w:val="00F7121B"/>
    <w:rsid w:val="00F717FE"/>
    <w:rsid w:val="00F727E4"/>
    <w:rsid w:val="00F73179"/>
    <w:rsid w:val="00F76EBF"/>
    <w:rsid w:val="00F7752F"/>
    <w:rsid w:val="00F80589"/>
    <w:rsid w:val="00F80AD0"/>
    <w:rsid w:val="00F82A0B"/>
    <w:rsid w:val="00F8383A"/>
    <w:rsid w:val="00F84D5F"/>
    <w:rsid w:val="00F851AF"/>
    <w:rsid w:val="00F90CAE"/>
    <w:rsid w:val="00F923DA"/>
    <w:rsid w:val="00F93993"/>
    <w:rsid w:val="00F95991"/>
    <w:rsid w:val="00F965C3"/>
    <w:rsid w:val="00F97234"/>
    <w:rsid w:val="00F9799A"/>
    <w:rsid w:val="00FA05E4"/>
    <w:rsid w:val="00FA0C89"/>
    <w:rsid w:val="00FA1A08"/>
    <w:rsid w:val="00FA245D"/>
    <w:rsid w:val="00FA3943"/>
    <w:rsid w:val="00FA3B11"/>
    <w:rsid w:val="00FA7045"/>
    <w:rsid w:val="00FB16F4"/>
    <w:rsid w:val="00FB1825"/>
    <w:rsid w:val="00FB1E3A"/>
    <w:rsid w:val="00FB4029"/>
    <w:rsid w:val="00FB446B"/>
    <w:rsid w:val="00FB4532"/>
    <w:rsid w:val="00FB73DB"/>
    <w:rsid w:val="00FC3B8C"/>
    <w:rsid w:val="00FC4E8C"/>
    <w:rsid w:val="00FC58FA"/>
    <w:rsid w:val="00FC6594"/>
    <w:rsid w:val="00FC774B"/>
    <w:rsid w:val="00FD0F90"/>
    <w:rsid w:val="00FD0FA1"/>
    <w:rsid w:val="00FD3D86"/>
    <w:rsid w:val="00FD47E1"/>
    <w:rsid w:val="00FD4874"/>
    <w:rsid w:val="00FD705E"/>
    <w:rsid w:val="00FD7140"/>
    <w:rsid w:val="00FE07DB"/>
    <w:rsid w:val="00FE1008"/>
    <w:rsid w:val="00FE19AD"/>
    <w:rsid w:val="00FE3653"/>
    <w:rsid w:val="00FE5C6D"/>
    <w:rsid w:val="00FE7FB2"/>
    <w:rsid w:val="00FF1871"/>
    <w:rsid w:val="00FF1EBB"/>
    <w:rsid w:val="00FF2191"/>
    <w:rsid w:val="00FF343A"/>
    <w:rsid w:val="00FF4E09"/>
    <w:rsid w:val="00FF5000"/>
    <w:rsid w:val="00FF5FA2"/>
    <w:rsid w:val="00FF632C"/>
    <w:rsid w:val="00FF638A"/>
    <w:rsid w:val="0FD91A67"/>
    <w:rsid w:val="1146F212"/>
    <w:rsid w:val="124397BF"/>
    <w:rsid w:val="2297D9C3"/>
    <w:rsid w:val="27949185"/>
    <w:rsid w:val="38A2FD1B"/>
    <w:rsid w:val="3D9236DB"/>
    <w:rsid w:val="4517F63C"/>
    <w:rsid w:val="54017734"/>
    <w:rsid w:val="5825E48F"/>
    <w:rsid w:val="5D1BC768"/>
    <w:rsid w:val="612C6E54"/>
    <w:rsid w:val="64D47016"/>
    <w:rsid w:val="761A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FDD7F"/>
  <w15:chartTrackingRefBased/>
  <w15:docId w15:val="{02131F6B-C3F9-49FE-9A40-6986A9A4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283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26D0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83E85"/>
    <w:pPr>
      <w:keepNext/>
      <w:keepLines/>
      <w:spacing w:before="40"/>
      <w:ind w:firstLine="720"/>
      <w:outlineLvl w:val="1"/>
    </w:pPr>
    <w:rPr>
      <w:rFonts w:eastAsiaTheme="majorEastAsia" w:cstheme="majorBidi"/>
      <w:i/>
      <w:szCs w:val="26"/>
    </w:rPr>
  </w:style>
  <w:style w:type="paragraph" w:styleId="Heading3">
    <w:name w:val="heading 3"/>
    <w:basedOn w:val="Normal"/>
    <w:next w:val="Normal"/>
    <w:link w:val="Heading3Char"/>
    <w:uiPriority w:val="9"/>
    <w:semiHidden/>
    <w:unhideWhenUsed/>
    <w:qFormat/>
    <w:rsid w:val="00351B9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87"/>
    <w:pPr>
      <w:ind w:left="720"/>
      <w:contextualSpacing/>
    </w:pPr>
  </w:style>
  <w:style w:type="table" w:styleId="TableGrid">
    <w:name w:val="Table Grid"/>
    <w:basedOn w:val="TableNormal"/>
    <w:uiPriority w:val="39"/>
    <w:rsid w:val="008B6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6D05"/>
    <w:rPr>
      <w:rFonts w:ascii="Times New Roman" w:eastAsiaTheme="majorEastAsia" w:hAnsi="Times New Roman" w:cstheme="majorBidi"/>
      <w:b/>
      <w:sz w:val="24"/>
      <w:szCs w:val="32"/>
    </w:rPr>
  </w:style>
  <w:style w:type="paragraph" w:styleId="BalloonText">
    <w:name w:val="Balloon Text"/>
    <w:basedOn w:val="Normal"/>
    <w:link w:val="BalloonTextChar"/>
    <w:uiPriority w:val="99"/>
    <w:semiHidden/>
    <w:unhideWhenUsed/>
    <w:rsid w:val="000411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1D6"/>
    <w:rPr>
      <w:rFonts w:ascii="Segoe UI" w:hAnsi="Segoe UI" w:cs="Segoe UI"/>
      <w:sz w:val="18"/>
      <w:szCs w:val="18"/>
    </w:rPr>
  </w:style>
  <w:style w:type="table" w:styleId="GridTable1Light">
    <w:name w:val="Grid Table 1 Light"/>
    <w:basedOn w:val="TableNormal"/>
    <w:uiPriority w:val="46"/>
    <w:rsid w:val="00552B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tml-italic">
    <w:name w:val="html-italic"/>
    <w:basedOn w:val="DefaultParagraphFont"/>
    <w:rsid w:val="004A3A01"/>
  </w:style>
  <w:style w:type="character" w:customStyle="1" w:styleId="mi">
    <w:name w:val="mi"/>
    <w:basedOn w:val="DefaultParagraphFont"/>
    <w:rsid w:val="004A3A01"/>
  </w:style>
  <w:style w:type="character" w:styleId="CommentReference">
    <w:name w:val="annotation reference"/>
    <w:basedOn w:val="DefaultParagraphFont"/>
    <w:unhideWhenUsed/>
    <w:rsid w:val="002E475B"/>
    <w:rPr>
      <w:sz w:val="16"/>
      <w:szCs w:val="16"/>
    </w:rPr>
  </w:style>
  <w:style w:type="paragraph" w:styleId="CommentText">
    <w:name w:val="annotation text"/>
    <w:basedOn w:val="Normal"/>
    <w:link w:val="CommentTextChar"/>
    <w:uiPriority w:val="99"/>
    <w:unhideWhenUsed/>
    <w:rsid w:val="002E475B"/>
    <w:rPr>
      <w:sz w:val="20"/>
      <w:szCs w:val="20"/>
    </w:rPr>
  </w:style>
  <w:style w:type="character" w:customStyle="1" w:styleId="CommentTextChar">
    <w:name w:val="Comment Text Char"/>
    <w:basedOn w:val="DefaultParagraphFont"/>
    <w:link w:val="CommentText"/>
    <w:uiPriority w:val="99"/>
    <w:rsid w:val="002E475B"/>
    <w:rPr>
      <w:sz w:val="20"/>
      <w:szCs w:val="20"/>
    </w:rPr>
  </w:style>
  <w:style w:type="paragraph" w:styleId="CommentSubject">
    <w:name w:val="annotation subject"/>
    <w:basedOn w:val="CommentText"/>
    <w:next w:val="CommentText"/>
    <w:link w:val="CommentSubjectChar"/>
    <w:uiPriority w:val="99"/>
    <w:semiHidden/>
    <w:unhideWhenUsed/>
    <w:rsid w:val="002E475B"/>
    <w:rPr>
      <w:b/>
      <w:bCs/>
    </w:rPr>
  </w:style>
  <w:style w:type="character" w:customStyle="1" w:styleId="CommentSubjectChar">
    <w:name w:val="Comment Subject Char"/>
    <w:basedOn w:val="CommentTextChar"/>
    <w:link w:val="CommentSubject"/>
    <w:uiPriority w:val="99"/>
    <w:semiHidden/>
    <w:rsid w:val="002E475B"/>
    <w:rPr>
      <w:b/>
      <w:bCs/>
      <w:sz w:val="20"/>
      <w:szCs w:val="20"/>
    </w:rPr>
  </w:style>
  <w:style w:type="character" w:styleId="PlaceholderText">
    <w:name w:val="Placeholder Text"/>
    <w:basedOn w:val="DefaultParagraphFont"/>
    <w:uiPriority w:val="99"/>
    <w:semiHidden/>
    <w:rsid w:val="00C8779F"/>
    <w:rPr>
      <w:color w:val="808080"/>
    </w:rPr>
  </w:style>
  <w:style w:type="character" w:customStyle="1" w:styleId="Heading2Char">
    <w:name w:val="Heading 2 Char"/>
    <w:basedOn w:val="DefaultParagraphFont"/>
    <w:link w:val="Heading2"/>
    <w:uiPriority w:val="9"/>
    <w:rsid w:val="00383E85"/>
    <w:rPr>
      <w:rFonts w:ascii="Times New Roman" w:eastAsiaTheme="majorEastAsia" w:hAnsi="Times New Roman" w:cstheme="majorBidi"/>
      <w:i/>
      <w:sz w:val="24"/>
      <w:szCs w:val="26"/>
    </w:rPr>
  </w:style>
  <w:style w:type="character" w:styleId="Hyperlink">
    <w:name w:val="Hyperlink"/>
    <w:basedOn w:val="DefaultParagraphFont"/>
    <w:uiPriority w:val="99"/>
    <w:unhideWhenUsed/>
    <w:rsid w:val="00706897"/>
    <w:rPr>
      <w:color w:val="0563C1" w:themeColor="hyperlink"/>
      <w:u w:val="single"/>
    </w:rPr>
  </w:style>
  <w:style w:type="paragraph" w:styleId="Header">
    <w:name w:val="header"/>
    <w:basedOn w:val="Normal"/>
    <w:link w:val="HeaderChar"/>
    <w:uiPriority w:val="99"/>
    <w:unhideWhenUsed/>
    <w:rsid w:val="00AB618A"/>
    <w:pPr>
      <w:tabs>
        <w:tab w:val="center" w:pos="4680"/>
        <w:tab w:val="right" w:pos="9360"/>
      </w:tabs>
    </w:pPr>
  </w:style>
  <w:style w:type="character" w:customStyle="1" w:styleId="HeaderChar">
    <w:name w:val="Header Char"/>
    <w:basedOn w:val="DefaultParagraphFont"/>
    <w:link w:val="Header"/>
    <w:uiPriority w:val="99"/>
    <w:rsid w:val="00AB618A"/>
  </w:style>
  <w:style w:type="paragraph" w:styleId="Footer">
    <w:name w:val="footer"/>
    <w:basedOn w:val="Normal"/>
    <w:link w:val="FooterChar"/>
    <w:uiPriority w:val="99"/>
    <w:unhideWhenUsed/>
    <w:rsid w:val="00AB618A"/>
    <w:pPr>
      <w:tabs>
        <w:tab w:val="center" w:pos="4680"/>
        <w:tab w:val="right" w:pos="9360"/>
      </w:tabs>
    </w:pPr>
  </w:style>
  <w:style w:type="character" w:customStyle="1" w:styleId="FooterChar">
    <w:name w:val="Footer Char"/>
    <w:basedOn w:val="DefaultParagraphFont"/>
    <w:link w:val="Footer"/>
    <w:uiPriority w:val="99"/>
    <w:rsid w:val="00AB618A"/>
  </w:style>
  <w:style w:type="paragraph" w:styleId="NormalWeb">
    <w:name w:val="Normal (Web)"/>
    <w:basedOn w:val="Normal"/>
    <w:uiPriority w:val="99"/>
    <w:unhideWhenUsed/>
    <w:rsid w:val="00E562F9"/>
    <w:pPr>
      <w:spacing w:before="100" w:beforeAutospacing="1" w:after="100" w:afterAutospacing="1"/>
    </w:pPr>
  </w:style>
  <w:style w:type="character" w:customStyle="1" w:styleId="Heading3Char">
    <w:name w:val="Heading 3 Char"/>
    <w:basedOn w:val="DefaultParagraphFont"/>
    <w:link w:val="Heading3"/>
    <w:uiPriority w:val="9"/>
    <w:semiHidden/>
    <w:rsid w:val="00351B9E"/>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8225E5"/>
    <w:pPr>
      <w:spacing w:after="0" w:line="240" w:lineRule="auto"/>
    </w:pPr>
  </w:style>
  <w:style w:type="character" w:styleId="LineNumber">
    <w:name w:val="line number"/>
    <w:basedOn w:val="DefaultParagraphFont"/>
    <w:uiPriority w:val="99"/>
    <w:semiHidden/>
    <w:unhideWhenUsed/>
    <w:rsid w:val="008225E5"/>
  </w:style>
  <w:style w:type="character" w:styleId="UnresolvedMention">
    <w:name w:val="Unresolved Mention"/>
    <w:basedOn w:val="DefaultParagraphFont"/>
    <w:uiPriority w:val="99"/>
    <w:semiHidden/>
    <w:unhideWhenUsed/>
    <w:rsid w:val="004F4011"/>
    <w:rPr>
      <w:color w:val="605E5C"/>
      <w:shd w:val="clear" w:color="auto" w:fill="E1DFDD"/>
    </w:rPr>
  </w:style>
  <w:style w:type="character" w:styleId="Strong">
    <w:name w:val="Strong"/>
    <w:basedOn w:val="DefaultParagraphFont"/>
    <w:uiPriority w:val="22"/>
    <w:qFormat/>
    <w:rsid w:val="00557556"/>
    <w:rPr>
      <w:b/>
      <w:bCs/>
    </w:rPr>
  </w:style>
  <w:style w:type="paragraph" w:styleId="BodyText">
    <w:name w:val="Body Text"/>
    <w:basedOn w:val="Normal"/>
    <w:link w:val="BodyTextChar"/>
    <w:qFormat/>
    <w:rsid w:val="001A37F1"/>
    <w:pPr>
      <w:spacing w:before="180" w:after="180"/>
    </w:pPr>
  </w:style>
  <w:style w:type="character" w:customStyle="1" w:styleId="BodyTextChar">
    <w:name w:val="Body Text Char"/>
    <w:basedOn w:val="DefaultParagraphFont"/>
    <w:link w:val="BodyText"/>
    <w:rsid w:val="001A37F1"/>
    <w:rPr>
      <w:sz w:val="24"/>
      <w:szCs w:val="24"/>
    </w:rPr>
  </w:style>
  <w:style w:type="paragraph" w:customStyle="1" w:styleId="FirstParagraph">
    <w:name w:val="First Paragraph"/>
    <w:basedOn w:val="BodyText"/>
    <w:next w:val="BodyText"/>
    <w:qFormat/>
    <w:rsid w:val="00047888"/>
  </w:style>
  <w:style w:type="paragraph" w:customStyle="1" w:styleId="isselectedend">
    <w:name w:val="isselectedend"/>
    <w:basedOn w:val="Normal"/>
    <w:rsid w:val="00047888"/>
    <w:pPr>
      <w:spacing w:before="100" w:beforeAutospacing="1" w:after="100" w:afterAutospacing="1"/>
    </w:pPr>
  </w:style>
  <w:style w:type="character" w:styleId="Emphasis">
    <w:name w:val="Emphasis"/>
    <w:basedOn w:val="DefaultParagraphFont"/>
    <w:uiPriority w:val="20"/>
    <w:qFormat/>
    <w:rsid w:val="007E5D06"/>
    <w:rPr>
      <w:i/>
      <w:iCs/>
    </w:rPr>
  </w:style>
  <w:style w:type="character" w:customStyle="1" w:styleId="text-token-text-primary">
    <w:name w:val="text-token-text-primary"/>
    <w:basedOn w:val="DefaultParagraphFont"/>
    <w:rsid w:val="00363E16"/>
  </w:style>
  <w:style w:type="paragraph" w:styleId="Title">
    <w:name w:val="Title"/>
    <w:basedOn w:val="Normal"/>
    <w:next w:val="Normal"/>
    <w:link w:val="TitleChar"/>
    <w:uiPriority w:val="10"/>
    <w:qFormat/>
    <w:rsid w:val="00C559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9A0"/>
    <w:rPr>
      <w:rFonts w:asciiTheme="majorHAnsi" w:eastAsiaTheme="majorEastAsia" w:hAnsiTheme="majorHAnsi" w:cstheme="majorBidi"/>
      <w:spacing w:val="-10"/>
      <w:kern w:val="28"/>
      <w:sz w:val="56"/>
      <w:szCs w:val="56"/>
    </w:rPr>
  </w:style>
  <w:style w:type="table" w:styleId="TableGridLight">
    <w:name w:val="Grid Table Light"/>
    <w:basedOn w:val="TableNormal"/>
    <w:uiPriority w:val="40"/>
    <w:rsid w:val="00057E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01470">
      <w:bodyDiv w:val="1"/>
      <w:marLeft w:val="0"/>
      <w:marRight w:val="0"/>
      <w:marTop w:val="0"/>
      <w:marBottom w:val="0"/>
      <w:divBdr>
        <w:top w:val="none" w:sz="0" w:space="0" w:color="auto"/>
        <w:left w:val="none" w:sz="0" w:space="0" w:color="auto"/>
        <w:bottom w:val="none" w:sz="0" w:space="0" w:color="auto"/>
        <w:right w:val="none" w:sz="0" w:space="0" w:color="auto"/>
      </w:divBdr>
    </w:div>
    <w:div w:id="22950764">
      <w:bodyDiv w:val="1"/>
      <w:marLeft w:val="0"/>
      <w:marRight w:val="0"/>
      <w:marTop w:val="0"/>
      <w:marBottom w:val="0"/>
      <w:divBdr>
        <w:top w:val="none" w:sz="0" w:space="0" w:color="auto"/>
        <w:left w:val="none" w:sz="0" w:space="0" w:color="auto"/>
        <w:bottom w:val="none" w:sz="0" w:space="0" w:color="auto"/>
        <w:right w:val="none" w:sz="0" w:space="0" w:color="auto"/>
      </w:divBdr>
    </w:div>
    <w:div w:id="33192149">
      <w:bodyDiv w:val="1"/>
      <w:marLeft w:val="0"/>
      <w:marRight w:val="0"/>
      <w:marTop w:val="0"/>
      <w:marBottom w:val="0"/>
      <w:divBdr>
        <w:top w:val="none" w:sz="0" w:space="0" w:color="auto"/>
        <w:left w:val="none" w:sz="0" w:space="0" w:color="auto"/>
        <w:bottom w:val="none" w:sz="0" w:space="0" w:color="auto"/>
        <w:right w:val="none" w:sz="0" w:space="0" w:color="auto"/>
      </w:divBdr>
    </w:div>
    <w:div w:id="80034728">
      <w:bodyDiv w:val="1"/>
      <w:marLeft w:val="0"/>
      <w:marRight w:val="0"/>
      <w:marTop w:val="0"/>
      <w:marBottom w:val="0"/>
      <w:divBdr>
        <w:top w:val="none" w:sz="0" w:space="0" w:color="auto"/>
        <w:left w:val="none" w:sz="0" w:space="0" w:color="auto"/>
        <w:bottom w:val="none" w:sz="0" w:space="0" w:color="auto"/>
        <w:right w:val="none" w:sz="0" w:space="0" w:color="auto"/>
      </w:divBdr>
    </w:div>
    <w:div w:id="130103227">
      <w:bodyDiv w:val="1"/>
      <w:marLeft w:val="0"/>
      <w:marRight w:val="0"/>
      <w:marTop w:val="0"/>
      <w:marBottom w:val="0"/>
      <w:divBdr>
        <w:top w:val="none" w:sz="0" w:space="0" w:color="auto"/>
        <w:left w:val="none" w:sz="0" w:space="0" w:color="auto"/>
        <w:bottom w:val="none" w:sz="0" w:space="0" w:color="auto"/>
        <w:right w:val="none" w:sz="0" w:space="0" w:color="auto"/>
      </w:divBdr>
    </w:div>
    <w:div w:id="181164201">
      <w:bodyDiv w:val="1"/>
      <w:marLeft w:val="0"/>
      <w:marRight w:val="0"/>
      <w:marTop w:val="0"/>
      <w:marBottom w:val="0"/>
      <w:divBdr>
        <w:top w:val="none" w:sz="0" w:space="0" w:color="auto"/>
        <w:left w:val="none" w:sz="0" w:space="0" w:color="auto"/>
        <w:bottom w:val="none" w:sz="0" w:space="0" w:color="auto"/>
        <w:right w:val="none" w:sz="0" w:space="0" w:color="auto"/>
      </w:divBdr>
    </w:div>
    <w:div w:id="197012443">
      <w:bodyDiv w:val="1"/>
      <w:marLeft w:val="0"/>
      <w:marRight w:val="0"/>
      <w:marTop w:val="0"/>
      <w:marBottom w:val="0"/>
      <w:divBdr>
        <w:top w:val="none" w:sz="0" w:space="0" w:color="auto"/>
        <w:left w:val="none" w:sz="0" w:space="0" w:color="auto"/>
        <w:bottom w:val="none" w:sz="0" w:space="0" w:color="auto"/>
        <w:right w:val="none" w:sz="0" w:space="0" w:color="auto"/>
      </w:divBdr>
    </w:div>
    <w:div w:id="205415472">
      <w:bodyDiv w:val="1"/>
      <w:marLeft w:val="0"/>
      <w:marRight w:val="0"/>
      <w:marTop w:val="0"/>
      <w:marBottom w:val="0"/>
      <w:divBdr>
        <w:top w:val="none" w:sz="0" w:space="0" w:color="auto"/>
        <w:left w:val="none" w:sz="0" w:space="0" w:color="auto"/>
        <w:bottom w:val="none" w:sz="0" w:space="0" w:color="auto"/>
        <w:right w:val="none" w:sz="0" w:space="0" w:color="auto"/>
      </w:divBdr>
    </w:div>
    <w:div w:id="229073648">
      <w:bodyDiv w:val="1"/>
      <w:marLeft w:val="0"/>
      <w:marRight w:val="0"/>
      <w:marTop w:val="0"/>
      <w:marBottom w:val="0"/>
      <w:divBdr>
        <w:top w:val="none" w:sz="0" w:space="0" w:color="auto"/>
        <w:left w:val="none" w:sz="0" w:space="0" w:color="auto"/>
        <w:bottom w:val="none" w:sz="0" w:space="0" w:color="auto"/>
        <w:right w:val="none" w:sz="0" w:space="0" w:color="auto"/>
      </w:divBdr>
    </w:div>
    <w:div w:id="234979135">
      <w:bodyDiv w:val="1"/>
      <w:marLeft w:val="0"/>
      <w:marRight w:val="0"/>
      <w:marTop w:val="0"/>
      <w:marBottom w:val="0"/>
      <w:divBdr>
        <w:top w:val="none" w:sz="0" w:space="0" w:color="auto"/>
        <w:left w:val="none" w:sz="0" w:space="0" w:color="auto"/>
        <w:bottom w:val="none" w:sz="0" w:space="0" w:color="auto"/>
        <w:right w:val="none" w:sz="0" w:space="0" w:color="auto"/>
      </w:divBdr>
    </w:div>
    <w:div w:id="311642371">
      <w:bodyDiv w:val="1"/>
      <w:marLeft w:val="0"/>
      <w:marRight w:val="0"/>
      <w:marTop w:val="0"/>
      <w:marBottom w:val="0"/>
      <w:divBdr>
        <w:top w:val="none" w:sz="0" w:space="0" w:color="auto"/>
        <w:left w:val="none" w:sz="0" w:space="0" w:color="auto"/>
        <w:bottom w:val="none" w:sz="0" w:space="0" w:color="auto"/>
        <w:right w:val="none" w:sz="0" w:space="0" w:color="auto"/>
      </w:divBdr>
    </w:div>
    <w:div w:id="330136013">
      <w:bodyDiv w:val="1"/>
      <w:marLeft w:val="0"/>
      <w:marRight w:val="0"/>
      <w:marTop w:val="0"/>
      <w:marBottom w:val="0"/>
      <w:divBdr>
        <w:top w:val="none" w:sz="0" w:space="0" w:color="auto"/>
        <w:left w:val="none" w:sz="0" w:space="0" w:color="auto"/>
        <w:bottom w:val="none" w:sz="0" w:space="0" w:color="auto"/>
        <w:right w:val="none" w:sz="0" w:space="0" w:color="auto"/>
      </w:divBdr>
    </w:div>
    <w:div w:id="341276668">
      <w:bodyDiv w:val="1"/>
      <w:marLeft w:val="0"/>
      <w:marRight w:val="0"/>
      <w:marTop w:val="0"/>
      <w:marBottom w:val="0"/>
      <w:divBdr>
        <w:top w:val="none" w:sz="0" w:space="0" w:color="auto"/>
        <w:left w:val="none" w:sz="0" w:space="0" w:color="auto"/>
        <w:bottom w:val="none" w:sz="0" w:space="0" w:color="auto"/>
        <w:right w:val="none" w:sz="0" w:space="0" w:color="auto"/>
      </w:divBdr>
    </w:div>
    <w:div w:id="344983759">
      <w:bodyDiv w:val="1"/>
      <w:marLeft w:val="0"/>
      <w:marRight w:val="0"/>
      <w:marTop w:val="0"/>
      <w:marBottom w:val="0"/>
      <w:divBdr>
        <w:top w:val="none" w:sz="0" w:space="0" w:color="auto"/>
        <w:left w:val="none" w:sz="0" w:space="0" w:color="auto"/>
        <w:bottom w:val="none" w:sz="0" w:space="0" w:color="auto"/>
        <w:right w:val="none" w:sz="0" w:space="0" w:color="auto"/>
      </w:divBdr>
    </w:div>
    <w:div w:id="361249135">
      <w:bodyDiv w:val="1"/>
      <w:marLeft w:val="0"/>
      <w:marRight w:val="0"/>
      <w:marTop w:val="0"/>
      <w:marBottom w:val="0"/>
      <w:divBdr>
        <w:top w:val="none" w:sz="0" w:space="0" w:color="auto"/>
        <w:left w:val="none" w:sz="0" w:space="0" w:color="auto"/>
        <w:bottom w:val="none" w:sz="0" w:space="0" w:color="auto"/>
        <w:right w:val="none" w:sz="0" w:space="0" w:color="auto"/>
      </w:divBdr>
    </w:div>
    <w:div w:id="393820255">
      <w:bodyDiv w:val="1"/>
      <w:marLeft w:val="0"/>
      <w:marRight w:val="0"/>
      <w:marTop w:val="0"/>
      <w:marBottom w:val="0"/>
      <w:divBdr>
        <w:top w:val="none" w:sz="0" w:space="0" w:color="auto"/>
        <w:left w:val="none" w:sz="0" w:space="0" w:color="auto"/>
        <w:bottom w:val="none" w:sz="0" w:space="0" w:color="auto"/>
        <w:right w:val="none" w:sz="0" w:space="0" w:color="auto"/>
      </w:divBdr>
    </w:div>
    <w:div w:id="394082788">
      <w:bodyDiv w:val="1"/>
      <w:marLeft w:val="0"/>
      <w:marRight w:val="0"/>
      <w:marTop w:val="0"/>
      <w:marBottom w:val="0"/>
      <w:divBdr>
        <w:top w:val="none" w:sz="0" w:space="0" w:color="auto"/>
        <w:left w:val="none" w:sz="0" w:space="0" w:color="auto"/>
        <w:bottom w:val="none" w:sz="0" w:space="0" w:color="auto"/>
        <w:right w:val="none" w:sz="0" w:space="0" w:color="auto"/>
      </w:divBdr>
    </w:div>
    <w:div w:id="475294216">
      <w:bodyDiv w:val="1"/>
      <w:marLeft w:val="0"/>
      <w:marRight w:val="0"/>
      <w:marTop w:val="0"/>
      <w:marBottom w:val="0"/>
      <w:divBdr>
        <w:top w:val="none" w:sz="0" w:space="0" w:color="auto"/>
        <w:left w:val="none" w:sz="0" w:space="0" w:color="auto"/>
        <w:bottom w:val="none" w:sz="0" w:space="0" w:color="auto"/>
        <w:right w:val="none" w:sz="0" w:space="0" w:color="auto"/>
      </w:divBdr>
    </w:div>
    <w:div w:id="511264294">
      <w:bodyDiv w:val="1"/>
      <w:marLeft w:val="0"/>
      <w:marRight w:val="0"/>
      <w:marTop w:val="0"/>
      <w:marBottom w:val="0"/>
      <w:divBdr>
        <w:top w:val="none" w:sz="0" w:space="0" w:color="auto"/>
        <w:left w:val="none" w:sz="0" w:space="0" w:color="auto"/>
        <w:bottom w:val="none" w:sz="0" w:space="0" w:color="auto"/>
        <w:right w:val="none" w:sz="0" w:space="0" w:color="auto"/>
      </w:divBdr>
    </w:div>
    <w:div w:id="613639722">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29550765">
      <w:bodyDiv w:val="1"/>
      <w:marLeft w:val="0"/>
      <w:marRight w:val="0"/>
      <w:marTop w:val="0"/>
      <w:marBottom w:val="0"/>
      <w:divBdr>
        <w:top w:val="none" w:sz="0" w:space="0" w:color="auto"/>
        <w:left w:val="none" w:sz="0" w:space="0" w:color="auto"/>
        <w:bottom w:val="none" w:sz="0" w:space="0" w:color="auto"/>
        <w:right w:val="none" w:sz="0" w:space="0" w:color="auto"/>
      </w:divBdr>
    </w:div>
    <w:div w:id="689070347">
      <w:bodyDiv w:val="1"/>
      <w:marLeft w:val="0"/>
      <w:marRight w:val="0"/>
      <w:marTop w:val="0"/>
      <w:marBottom w:val="0"/>
      <w:divBdr>
        <w:top w:val="none" w:sz="0" w:space="0" w:color="auto"/>
        <w:left w:val="none" w:sz="0" w:space="0" w:color="auto"/>
        <w:bottom w:val="none" w:sz="0" w:space="0" w:color="auto"/>
        <w:right w:val="none" w:sz="0" w:space="0" w:color="auto"/>
      </w:divBdr>
    </w:div>
    <w:div w:id="720834053">
      <w:bodyDiv w:val="1"/>
      <w:marLeft w:val="0"/>
      <w:marRight w:val="0"/>
      <w:marTop w:val="0"/>
      <w:marBottom w:val="0"/>
      <w:divBdr>
        <w:top w:val="none" w:sz="0" w:space="0" w:color="auto"/>
        <w:left w:val="none" w:sz="0" w:space="0" w:color="auto"/>
        <w:bottom w:val="none" w:sz="0" w:space="0" w:color="auto"/>
        <w:right w:val="none" w:sz="0" w:space="0" w:color="auto"/>
      </w:divBdr>
    </w:div>
    <w:div w:id="770005292">
      <w:bodyDiv w:val="1"/>
      <w:marLeft w:val="0"/>
      <w:marRight w:val="0"/>
      <w:marTop w:val="0"/>
      <w:marBottom w:val="0"/>
      <w:divBdr>
        <w:top w:val="none" w:sz="0" w:space="0" w:color="auto"/>
        <w:left w:val="none" w:sz="0" w:space="0" w:color="auto"/>
        <w:bottom w:val="none" w:sz="0" w:space="0" w:color="auto"/>
        <w:right w:val="none" w:sz="0" w:space="0" w:color="auto"/>
      </w:divBdr>
    </w:div>
    <w:div w:id="772091215">
      <w:bodyDiv w:val="1"/>
      <w:marLeft w:val="0"/>
      <w:marRight w:val="0"/>
      <w:marTop w:val="0"/>
      <w:marBottom w:val="0"/>
      <w:divBdr>
        <w:top w:val="none" w:sz="0" w:space="0" w:color="auto"/>
        <w:left w:val="none" w:sz="0" w:space="0" w:color="auto"/>
        <w:bottom w:val="none" w:sz="0" w:space="0" w:color="auto"/>
        <w:right w:val="none" w:sz="0" w:space="0" w:color="auto"/>
      </w:divBdr>
    </w:div>
    <w:div w:id="813134686">
      <w:bodyDiv w:val="1"/>
      <w:marLeft w:val="0"/>
      <w:marRight w:val="0"/>
      <w:marTop w:val="0"/>
      <w:marBottom w:val="0"/>
      <w:divBdr>
        <w:top w:val="none" w:sz="0" w:space="0" w:color="auto"/>
        <w:left w:val="none" w:sz="0" w:space="0" w:color="auto"/>
        <w:bottom w:val="none" w:sz="0" w:space="0" w:color="auto"/>
        <w:right w:val="none" w:sz="0" w:space="0" w:color="auto"/>
      </w:divBdr>
    </w:div>
    <w:div w:id="826634872">
      <w:bodyDiv w:val="1"/>
      <w:marLeft w:val="0"/>
      <w:marRight w:val="0"/>
      <w:marTop w:val="0"/>
      <w:marBottom w:val="0"/>
      <w:divBdr>
        <w:top w:val="none" w:sz="0" w:space="0" w:color="auto"/>
        <w:left w:val="none" w:sz="0" w:space="0" w:color="auto"/>
        <w:bottom w:val="none" w:sz="0" w:space="0" w:color="auto"/>
        <w:right w:val="none" w:sz="0" w:space="0" w:color="auto"/>
      </w:divBdr>
    </w:div>
    <w:div w:id="832722835">
      <w:bodyDiv w:val="1"/>
      <w:marLeft w:val="0"/>
      <w:marRight w:val="0"/>
      <w:marTop w:val="0"/>
      <w:marBottom w:val="0"/>
      <w:divBdr>
        <w:top w:val="none" w:sz="0" w:space="0" w:color="auto"/>
        <w:left w:val="none" w:sz="0" w:space="0" w:color="auto"/>
        <w:bottom w:val="none" w:sz="0" w:space="0" w:color="auto"/>
        <w:right w:val="none" w:sz="0" w:space="0" w:color="auto"/>
      </w:divBdr>
    </w:div>
    <w:div w:id="842819826">
      <w:bodyDiv w:val="1"/>
      <w:marLeft w:val="0"/>
      <w:marRight w:val="0"/>
      <w:marTop w:val="0"/>
      <w:marBottom w:val="0"/>
      <w:divBdr>
        <w:top w:val="none" w:sz="0" w:space="0" w:color="auto"/>
        <w:left w:val="none" w:sz="0" w:space="0" w:color="auto"/>
        <w:bottom w:val="none" w:sz="0" w:space="0" w:color="auto"/>
        <w:right w:val="none" w:sz="0" w:space="0" w:color="auto"/>
      </w:divBdr>
    </w:div>
    <w:div w:id="855459652">
      <w:bodyDiv w:val="1"/>
      <w:marLeft w:val="0"/>
      <w:marRight w:val="0"/>
      <w:marTop w:val="0"/>
      <w:marBottom w:val="0"/>
      <w:divBdr>
        <w:top w:val="none" w:sz="0" w:space="0" w:color="auto"/>
        <w:left w:val="none" w:sz="0" w:space="0" w:color="auto"/>
        <w:bottom w:val="none" w:sz="0" w:space="0" w:color="auto"/>
        <w:right w:val="none" w:sz="0" w:space="0" w:color="auto"/>
      </w:divBdr>
    </w:div>
    <w:div w:id="892086005">
      <w:bodyDiv w:val="1"/>
      <w:marLeft w:val="0"/>
      <w:marRight w:val="0"/>
      <w:marTop w:val="0"/>
      <w:marBottom w:val="0"/>
      <w:divBdr>
        <w:top w:val="none" w:sz="0" w:space="0" w:color="auto"/>
        <w:left w:val="none" w:sz="0" w:space="0" w:color="auto"/>
        <w:bottom w:val="none" w:sz="0" w:space="0" w:color="auto"/>
        <w:right w:val="none" w:sz="0" w:space="0" w:color="auto"/>
      </w:divBdr>
    </w:div>
    <w:div w:id="902522749">
      <w:bodyDiv w:val="1"/>
      <w:marLeft w:val="0"/>
      <w:marRight w:val="0"/>
      <w:marTop w:val="0"/>
      <w:marBottom w:val="0"/>
      <w:divBdr>
        <w:top w:val="none" w:sz="0" w:space="0" w:color="auto"/>
        <w:left w:val="none" w:sz="0" w:space="0" w:color="auto"/>
        <w:bottom w:val="none" w:sz="0" w:space="0" w:color="auto"/>
        <w:right w:val="none" w:sz="0" w:space="0" w:color="auto"/>
      </w:divBdr>
    </w:div>
    <w:div w:id="912157369">
      <w:bodyDiv w:val="1"/>
      <w:marLeft w:val="0"/>
      <w:marRight w:val="0"/>
      <w:marTop w:val="0"/>
      <w:marBottom w:val="0"/>
      <w:divBdr>
        <w:top w:val="none" w:sz="0" w:space="0" w:color="auto"/>
        <w:left w:val="none" w:sz="0" w:space="0" w:color="auto"/>
        <w:bottom w:val="none" w:sz="0" w:space="0" w:color="auto"/>
        <w:right w:val="none" w:sz="0" w:space="0" w:color="auto"/>
      </w:divBdr>
    </w:div>
    <w:div w:id="933442036">
      <w:bodyDiv w:val="1"/>
      <w:marLeft w:val="0"/>
      <w:marRight w:val="0"/>
      <w:marTop w:val="0"/>
      <w:marBottom w:val="0"/>
      <w:divBdr>
        <w:top w:val="none" w:sz="0" w:space="0" w:color="auto"/>
        <w:left w:val="none" w:sz="0" w:space="0" w:color="auto"/>
        <w:bottom w:val="none" w:sz="0" w:space="0" w:color="auto"/>
        <w:right w:val="none" w:sz="0" w:space="0" w:color="auto"/>
      </w:divBdr>
    </w:div>
    <w:div w:id="951011968">
      <w:bodyDiv w:val="1"/>
      <w:marLeft w:val="0"/>
      <w:marRight w:val="0"/>
      <w:marTop w:val="0"/>
      <w:marBottom w:val="0"/>
      <w:divBdr>
        <w:top w:val="none" w:sz="0" w:space="0" w:color="auto"/>
        <w:left w:val="none" w:sz="0" w:space="0" w:color="auto"/>
        <w:bottom w:val="none" w:sz="0" w:space="0" w:color="auto"/>
        <w:right w:val="none" w:sz="0" w:space="0" w:color="auto"/>
      </w:divBdr>
    </w:div>
    <w:div w:id="962536308">
      <w:bodyDiv w:val="1"/>
      <w:marLeft w:val="0"/>
      <w:marRight w:val="0"/>
      <w:marTop w:val="0"/>
      <w:marBottom w:val="0"/>
      <w:divBdr>
        <w:top w:val="none" w:sz="0" w:space="0" w:color="auto"/>
        <w:left w:val="none" w:sz="0" w:space="0" w:color="auto"/>
        <w:bottom w:val="none" w:sz="0" w:space="0" w:color="auto"/>
        <w:right w:val="none" w:sz="0" w:space="0" w:color="auto"/>
      </w:divBdr>
    </w:div>
    <w:div w:id="963777177">
      <w:bodyDiv w:val="1"/>
      <w:marLeft w:val="0"/>
      <w:marRight w:val="0"/>
      <w:marTop w:val="0"/>
      <w:marBottom w:val="0"/>
      <w:divBdr>
        <w:top w:val="none" w:sz="0" w:space="0" w:color="auto"/>
        <w:left w:val="none" w:sz="0" w:space="0" w:color="auto"/>
        <w:bottom w:val="none" w:sz="0" w:space="0" w:color="auto"/>
        <w:right w:val="none" w:sz="0" w:space="0" w:color="auto"/>
      </w:divBdr>
    </w:div>
    <w:div w:id="1027949986">
      <w:bodyDiv w:val="1"/>
      <w:marLeft w:val="0"/>
      <w:marRight w:val="0"/>
      <w:marTop w:val="0"/>
      <w:marBottom w:val="0"/>
      <w:divBdr>
        <w:top w:val="none" w:sz="0" w:space="0" w:color="auto"/>
        <w:left w:val="none" w:sz="0" w:space="0" w:color="auto"/>
        <w:bottom w:val="none" w:sz="0" w:space="0" w:color="auto"/>
        <w:right w:val="none" w:sz="0" w:space="0" w:color="auto"/>
      </w:divBdr>
    </w:div>
    <w:div w:id="1031304444">
      <w:bodyDiv w:val="1"/>
      <w:marLeft w:val="0"/>
      <w:marRight w:val="0"/>
      <w:marTop w:val="0"/>
      <w:marBottom w:val="0"/>
      <w:divBdr>
        <w:top w:val="none" w:sz="0" w:space="0" w:color="auto"/>
        <w:left w:val="none" w:sz="0" w:space="0" w:color="auto"/>
        <w:bottom w:val="none" w:sz="0" w:space="0" w:color="auto"/>
        <w:right w:val="none" w:sz="0" w:space="0" w:color="auto"/>
      </w:divBdr>
    </w:div>
    <w:div w:id="1051807999">
      <w:bodyDiv w:val="1"/>
      <w:marLeft w:val="0"/>
      <w:marRight w:val="0"/>
      <w:marTop w:val="0"/>
      <w:marBottom w:val="0"/>
      <w:divBdr>
        <w:top w:val="none" w:sz="0" w:space="0" w:color="auto"/>
        <w:left w:val="none" w:sz="0" w:space="0" w:color="auto"/>
        <w:bottom w:val="none" w:sz="0" w:space="0" w:color="auto"/>
        <w:right w:val="none" w:sz="0" w:space="0" w:color="auto"/>
      </w:divBdr>
    </w:div>
    <w:div w:id="1088232100">
      <w:bodyDiv w:val="1"/>
      <w:marLeft w:val="0"/>
      <w:marRight w:val="0"/>
      <w:marTop w:val="0"/>
      <w:marBottom w:val="0"/>
      <w:divBdr>
        <w:top w:val="none" w:sz="0" w:space="0" w:color="auto"/>
        <w:left w:val="none" w:sz="0" w:space="0" w:color="auto"/>
        <w:bottom w:val="none" w:sz="0" w:space="0" w:color="auto"/>
        <w:right w:val="none" w:sz="0" w:space="0" w:color="auto"/>
      </w:divBdr>
    </w:div>
    <w:div w:id="1203977612">
      <w:bodyDiv w:val="1"/>
      <w:marLeft w:val="0"/>
      <w:marRight w:val="0"/>
      <w:marTop w:val="0"/>
      <w:marBottom w:val="0"/>
      <w:divBdr>
        <w:top w:val="none" w:sz="0" w:space="0" w:color="auto"/>
        <w:left w:val="none" w:sz="0" w:space="0" w:color="auto"/>
        <w:bottom w:val="none" w:sz="0" w:space="0" w:color="auto"/>
        <w:right w:val="none" w:sz="0" w:space="0" w:color="auto"/>
      </w:divBdr>
    </w:div>
    <w:div w:id="1208029166">
      <w:bodyDiv w:val="1"/>
      <w:marLeft w:val="0"/>
      <w:marRight w:val="0"/>
      <w:marTop w:val="0"/>
      <w:marBottom w:val="0"/>
      <w:divBdr>
        <w:top w:val="none" w:sz="0" w:space="0" w:color="auto"/>
        <w:left w:val="none" w:sz="0" w:space="0" w:color="auto"/>
        <w:bottom w:val="none" w:sz="0" w:space="0" w:color="auto"/>
        <w:right w:val="none" w:sz="0" w:space="0" w:color="auto"/>
      </w:divBdr>
    </w:div>
    <w:div w:id="1216891228">
      <w:bodyDiv w:val="1"/>
      <w:marLeft w:val="0"/>
      <w:marRight w:val="0"/>
      <w:marTop w:val="0"/>
      <w:marBottom w:val="0"/>
      <w:divBdr>
        <w:top w:val="none" w:sz="0" w:space="0" w:color="auto"/>
        <w:left w:val="none" w:sz="0" w:space="0" w:color="auto"/>
        <w:bottom w:val="none" w:sz="0" w:space="0" w:color="auto"/>
        <w:right w:val="none" w:sz="0" w:space="0" w:color="auto"/>
      </w:divBdr>
    </w:div>
    <w:div w:id="1234437562">
      <w:bodyDiv w:val="1"/>
      <w:marLeft w:val="0"/>
      <w:marRight w:val="0"/>
      <w:marTop w:val="0"/>
      <w:marBottom w:val="0"/>
      <w:divBdr>
        <w:top w:val="none" w:sz="0" w:space="0" w:color="auto"/>
        <w:left w:val="none" w:sz="0" w:space="0" w:color="auto"/>
        <w:bottom w:val="none" w:sz="0" w:space="0" w:color="auto"/>
        <w:right w:val="none" w:sz="0" w:space="0" w:color="auto"/>
      </w:divBdr>
    </w:div>
    <w:div w:id="1256935225">
      <w:bodyDiv w:val="1"/>
      <w:marLeft w:val="0"/>
      <w:marRight w:val="0"/>
      <w:marTop w:val="0"/>
      <w:marBottom w:val="0"/>
      <w:divBdr>
        <w:top w:val="none" w:sz="0" w:space="0" w:color="auto"/>
        <w:left w:val="none" w:sz="0" w:space="0" w:color="auto"/>
        <w:bottom w:val="none" w:sz="0" w:space="0" w:color="auto"/>
        <w:right w:val="none" w:sz="0" w:space="0" w:color="auto"/>
      </w:divBdr>
    </w:div>
    <w:div w:id="1280070026">
      <w:bodyDiv w:val="1"/>
      <w:marLeft w:val="0"/>
      <w:marRight w:val="0"/>
      <w:marTop w:val="0"/>
      <w:marBottom w:val="0"/>
      <w:divBdr>
        <w:top w:val="none" w:sz="0" w:space="0" w:color="auto"/>
        <w:left w:val="none" w:sz="0" w:space="0" w:color="auto"/>
        <w:bottom w:val="none" w:sz="0" w:space="0" w:color="auto"/>
        <w:right w:val="none" w:sz="0" w:space="0" w:color="auto"/>
      </w:divBdr>
    </w:div>
    <w:div w:id="1302463118">
      <w:bodyDiv w:val="1"/>
      <w:marLeft w:val="0"/>
      <w:marRight w:val="0"/>
      <w:marTop w:val="0"/>
      <w:marBottom w:val="0"/>
      <w:divBdr>
        <w:top w:val="none" w:sz="0" w:space="0" w:color="auto"/>
        <w:left w:val="none" w:sz="0" w:space="0" w:color="auto"/>
        <w:bottom w:val="none" w:sz="0" w:space="0" w:color="auto"/>
        <w:right w:val="none" w:sz="0" w:space="0" w:color="auto"/>
      </w:divBdr>
    </w:div>
    <w:div w:id="1385331647">
      <w:bodyDiv w:val="1"/>
      <w:marLeft w:val="0"/>
      <w:marRight w:val="0"/>
      <w:marTop w:val="0"/>
      <w:marBottom w:val="0"/>
      <w:divBdr>
        <w:top w:val="none" w:sz="0" w:space="0" w:color="auto"/>
        <w:left w:val="none" w:sz="0" w:space="0" w:color="auto"/>
        <w:bottom w:val="none" w:sz="0" w:space="0" w:color="auto"/>
        <w:right w:val="none" w:sz="0" w:space="0" w:color="auto"/>
      </w:divBdr>
    </w:div>
    <w:div w:id="1406800991">
      <w:bodyDiv w:val="1"/>
      <w:marLeft w:val="0"/>
      <w:marRight w:val="0"/>
      <w:marTop w:val="0"/>
      <w:marBottom w:val="0"/>
      <w:divBdr>
        <w:top w:val="none" w:sz="0" w:space="0" w:color="auto"/>
        <w:left w:val="none" w:sz="0" w:space="0" w:color="auto"/>
        <w:bottom w:val="none" w:sz="0" w:space="0" w:color="auto"/>
        <w:right w:val="none" w:sz="0" w:space="0" w:color="auto"/>
      </w:divBdr>
    </w:div>
    <w:div w:id="1422794741">
      <w:bodyDiv w:val="1"/>
      <w:marLeft w:val="0"/>
      <w:marRight w:val="0"/>
      <w:marTop w:val="0"/>
      <w:marBottom w:val="0"/>
      <w:divBdr>
        <w:top w:val="none" w:sz="0" w:space="0" w:color="auto"/>
        <w:left w:val="none" w:sz="0" w:space="0" w:color="auto"/>
        <w:bottom w:val="none" w:sz="0" w:space="0" w:color="auto"/>
        <w:right w:val="none" w:sz="0" w:space="0" w:color="auto"/>
      </w:divBdr>
    </w:div>
    <w:div w:id="1472096124">
      <w:bodyDiv w:val="1"/>
      <w:marLeft w:val="0"/>
      <w:marRight w:val="0"/>
      <w:marTop w:val="0"/>
      <w:marBottom w:val="0"/>
      <w:divBdr>
        <w:top w:val="none" w:sz="0" w:space="0" w:color="auto"/>
        <w:left w:val="none" w:sz="0" w:space="0" w:color="auto"/>
        <w:bottom w:val="none" w:sz="0" w:space="0" w:color="auto"/>
        <w:right w:val="none" w:sz="0" w:space="0" w:color="auto"/>
      </w:divBdr>
    </w:div>
    <w:div w:id="1492451560">
      <w:bodyDiv w:val="1"/>
      <w:marLeft w:val="0"/>
      <w:marRight w:val="0"/>
      <w:marTop w:val="0"/>
      <w:marBottom w:val="0"/>
      <w:divBdr>
        <w:top w:val="none" w:sz="0" w:space="0" w:color="auto"/>
        <w:left w:val="none" w:sz="0" w:space="0" w:color="auto"/>
        <w:bottom w:val="none" w:sz="0" w:space="0" w:color="auto"/>
        <w:right w:val="none" w:sz="0" w:space="0" w:color="auto"/>
      </w:divBdr>
    </w:div>
    <w:div w:id="1525288032">
      <w:bodyDiv w:val="1"/>
      <w:marLeft w:val="0"/>
      <w:marRight w:val="0"/>
      <w:marTop w:val="0"/>
      <w:marBottom w:val="0"/>
      <w:divBdr>
        <w:top w:val="none" w:sz="0" w:space="0" w:color="auto"/>
        <w:left w:val="none" w:sz="0" w:space="0" w:color="auto"/>
        <w:bottom w:val="none" w:sz="0" w:space="0" w:color="auto"/>
        <w:right w:val="none" w:sz="0" w:space="0" w:color="auto"/>
      </w:divBdr>
    </w:div>
    <w:div w:id="1793328832">
      <w:bodyDiv w:val="1"/>
      <w:marLeft w:val="0"/>
      <w:marRight w:val="0"/>
      <w:marTop w:val="0"/>
      <w:marBottom w:val="0"/>
      <w:divBdr>
        <w:top w:val="none" w:sz="0" w:space="0" w:color="auto"/>
        <w:left w:val="none" w:sz="0" w:space="0" w:color="auto"/>
        <w:bottom w:val="none" w:sz="0" w:space="0" w:color="auto"/>
        <w:right w:val="none" w:sz="0" w:space="0" w:color="auto"/>
      </w:divBdr>
    </w:div>
    <w:div w:id="1821651433">
      <w:bodyDiv w:val="1"/>
      <w:marLeft w:val="0"/>
      <w:marRight w:val="0"/>
      <w:marTop w:val="0"/>
      <w:marBottom w:val="0"/>
      <w:divBdr>
        <w:top w:val="none" w:sz="0" w:space="0" w:color="auto"/>
        <w:left w:val="none" w:sz="0" w:space="0" w:color="auto"/>
        <w:bottom w:val="none" w:sz="0" w:space="0" w:color="auto"/>
        <w:right w:val="none" w:sz="0" w:space="0" w:color="auto"/>
      </w:divBdr>
    </w:div>
    <w:div w:id="1828015071">
      <w:bodyDiv w:val="1"/>
      <w:marLeft w:val="0"/>
      <w:marRight w:val="0"/>
      <w:marTop w:val="0"/>
      <w:marBottom w:val="0"/>
      <w:divBdr>
        <w:top w:val="none" w:sz="0" w:space="0" w:color="auto"/>
        <w:left w:val="none" w:sz="0" w:space="0" w:color="auto"/>
        <w:bottom w:val="none" w:sz="0" w:space="0" w:color="auto"/>
        <w:right w:val="none" w:sz="0" w:space="0" w:color="auto"/>
      </w:divBdr>
    </w:div>
    <w:div w:id="1871992029">
      <w:bodyDiv w:val="1"/>
      <w:marLeft w:val="0"/>
      <w:marRight w:val="0"/>
      <w:marTop w:val="0"/>
      <w:marBottom w:val="0"/>
      <w:divBdr>
        <w:top w:val="none" w:sz="0" w:space="0" w:color="auto"/>
        <w:left w:val="none" w:sz="0" w:space="0" w:color="auto"/>
        <w:bottom w:val="none" w:sz="0" w:space="0" w:color="auto"/>
        <w:right w:val="none" w:sz="0" w:space="0" w:color="auto"/>
      </w:divBdr>
    </w:div>
    <w:div w:id="1918634313">
      <w:bodyDiv w:val="1"/>
      <w:marLeft w:val="0"/>
      <w:marRight w:val="0"/>
      <w:marTop w:val="0"/>
      <w:marBottom w:val="0"/>
      <w:divBdr>
        <w:top w:val="none" w:sz="0" w:space="0" w:color="auto"/>
        <w:left w:val="none" w:sz="0" w:space="0" w:color="auto"/>
        <w:bottom w:val="none" w:sz="0" w:space="0" w:color="auto"/>
        <w:right w:val="none" w:sz="0" w:space="0" w:color="auto"/>
      </w:divBdr>
    </w:div>
    <w:div w:id="1934627255">
      <w:bodyDiv w:val="1"/>
      <w:marLeft w:val="0"/>
      <w:marRight w:val="0"/>
      <w:marTop w:val="0"/>
      <w:marBottom w:val="0"/>
      <w:divBdr>
        <w:top w:val="none" w:sz="0" w:space="0" w:color="auto"/>
        <w:left w:val="none" w:sz="0" w:space="0" w:color="auto"/>
        <w:bottom w:val="none" w:sz="0" w:space="0" w:color="auto"/>
        <w:right w:val="none" w:sz="0" w:space="0" w:color="auto"/>
      </w:divBdr>
    </w:div>
    <w:div w:id="1936471092">
      <w:bodyDiv w:val="1"/>
      <w:marLeft w:val="0"/>
      <w:marRight w:val="0"/>
      <w:marTop w:val="0"/>
      <w:marBottom w:val="0"/>
      <w:divBdr>
        <w:top w:val="none" w:sz="0" w:space="0" w:color="auto"/>
        <w:left w:val="none" w:sz="0" w:space="0" w:color="auto"/>
        <w:bottom w:val="none" w:sz="0" w:space="0" w:color="auto"/>
        <w:right w:val="none" w:sz="0" w:space="0" w:color="auto"/>
      </w:divBdr>
    </w:div>
    <w:div w:id="1940138704">
      <w:bodyDiv w:val="1"/>
      <w:marLeft w:val="0"/>
      <w:marRight w:val="0"/>
      <w:marTop w:val="0"/>
      <w:marBottom w:val="0"/>
      <w:divBdr>
        <w:top w:val="none" w:sz="0" w:space="0" w:color="auto"/>
        <w:left w:val="none" w:sz="0" w:space="0" w:color="auto"/>
        <w:bottom w:val="none" w:sz="0" w:space="0" w:color="auto"/>
        <w:right w:val="none" w:sz="0" w:space="0" w:color="auto"/>
      </w:divBdr>
    </w:div>
    <w:div w:id="1961179753">
      <w:bodyDiv w:val="1"/>
      <w:marLeft w:val="0"/>
      <w:marRight w:val="0"/>
      <w:marTop w:val="0"/>
      <w:marBottom w:val="0"/>
      <w:divBdr>
        <w:top w:val="none" w:sz="0" w:space="0" w:color="auto"/>
        <w:left w:val="none" w:sz="0" w:space="0" w:color="auto"/>
        <w:bottom w:val="none" w:sz="0" w:space="0" w:color="auto"/>
        <w:right w:val="none" w:sz="0" w:space="0" w:color="auto"/>
      </w:divBdr>
    </w:div>
    <w:div w:id="2005039546">
      <w:bodyDiv w:val="1"/>
      <w:marLeft w:val="0"/>
      <w:marRight w:val="0"/>
      <w:marTop w:val="0"/>
      <w:marBottom w:val="0"/>
      <w:divBdr>
        <w:top w:val="none" w:sz="0" w:space="0" w:color="auto"/>
        <w:left w:val="none" w:sz="0" w:space="0" w:color="auto"/>
        <w:bottom w:val="none" w:sz="0" w:space="0" w:color="auto"/>
        <w:right w:val="none" w:sz="0" w:space="0" w:color="auto"/>
      </w:divBdr>
    </w:div>
    <w:div w:id="2060401243">
      <w:bodyDiv w:val="1"/>
      <w:marLeft w:val="0"/>
      <w:marRight w:val="0"/>
      <w:marTop w:val="0"/>
      <w:marBottom w:val="0"/>
      <w:divBdr>
        <w:top w:val="none" w:sz="0" w:space="0" w:color="auto"/>
        <w:left w:val="none" w:sz="0" w:space="0" w:color="auto"/>
        <w:bottom w:val="none" w:sz="0" w:space="0" w:color="auto"/>
        <w:right w:val="none" w:sz="0" w:space="0" w:color="auto"/>
      </w:divBdr>
    </w:div>
    <w:div w:id="2090686646">
      <w:bodyDiv w:val="1"/>
      <w:marLeft w:val="0"/>
      <w:marRight w:val="0"/>
      <w:marTop w:val="0"/>
      <w:marBottom w:val="0"/>
      <w:divBdr>
        <w:top w:val="none" w:sz="0" w:space="0" w:color="auto"/>
        <w:left w:val="none" w:sz="0" w:space="0" w:color="auto"/>
        <w:bottom w:val="none" w:sz="0" w:space="0" w:color="auto"/>
        <w:right w:val="none" w:sz="0" w:space="0" w:color="auto"/>
      </w:divBdr>
    </w:div>
    <w:div w:id="214658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projecteuclid.org/euclid.bsmsp/1200512992" TargetMode="External"/><Relationship Id="rId2" Type="http://schemas.openxmlformats.org/officeDocument/2006/relationships/hyperlink" Target="https://www.cambridge.org/core/journals/renewable-agriculture-and-food-systems/article/perennial-vegetation-in-agricultural-landscapes-a-reappraisal/F3DE73440D76AE5E659515A426CDE369" TargetMode="External"/><Relationship Id="rId1" Type="http://schemas.openxmlformats.org/officeDocument/2006/relationships/hyperlink" Target="https://iopscience.iop.org/article/10.1088/1748-9326/acd708"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doi.org/10.13031/jnrae.15516" TargetMode="External"/><Relationship Id="rId18" Type="http://schemas.openxmlformats.org/officeDocument/2006/relationships/footer" Target="footer1.xml"/><Relationship Id="rId26" Type="http://schemas.openxmlformats.org/officeDocument/2006/relationships/image" Target="media/image5.png"/><Relationship Id="rId39" Type="http://schemas.openxmlformats.org/officeDocument/2006/relationships/image" Target="media/image18.jpeg"/><Relationship Id="rId21" Type="http://schemas.openxmlformats.org/officeDocument/2006/relationships/footer" Target="footer3.xml"/><Relationship Id="rId34" Type="http://schemas.openxmlformats.org/officeDocument/2006/relationships/image" Target="media/image13.jpeg"/><Relationship Id="rId42" Type="http://schemas.openxmlformats.org/officeDocument/2006/relationships/image" Target="media/image2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servationeasement.us/about/"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rs.usda.gov/data-products/commodity-costs-and-returns"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jpeg"/><Relationship Id="rId10" Type="http://schemas.microsoft.com/office/2016/09/relationships/commentsIds" Target="commentsIds.xml"/><Relationship Id="rId19" Type="http://schemas.openxmlformats.org/officeDocument/2006/relationships/footer" Target="footer2.xml"/><Relationship Id="rId31" Type="http://schemas.openxmlformats.org/officeDocument/2006/relationships/image" Target="media/image10.jpeg"/><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31274/isudp.35"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www.susannemoser.com/documents/Cash-Moser_GEC2000.pdf" TargetMode="Externa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jpeg"/><Relationship Id="rId46" Type="http://schemas.microsoft.com/office/2018/08/relationships/commentsExtensible" Target="commentsExtensible.xml"/><Relationship Id="rId20" Type="http://schemas.openxmlformats.org/officeDocument/2006/relationships/header" Target="header3.xml"/><Relationship Id="rId4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55EA5-95E1-4416-B7DD-DA15D5249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13714</Words>
  <Characters>78176</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2</cp:revision>
  <cp:lastPrinted>2026-09-24T17:46:00Z</cp:lastPrinted>
  <dcterms:created xsi:type="dcterms:W3CDTF">2026-09-28T19:13:00Z</dcterms:created>
  <dcterms:modified xsi:type="dcterms:W3CDTF">2026-09-28T19:13:00Z</dcterms:modified>
</cp:coreProperties>
</file>